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Definitional Instability in Kinase Inhibitor Selectivity: An Empirical Characterization and Required Properties for a Well-Formed Measure</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Polina Vinogradova</w:t>
      </w:r>
    </w:p>
    <w:p w:rsidR="00000000" w:rsidDel="00000000" w:rsidP="00000000" w:rsidRDefault="00000000" w:rsidRPr="00000000" w14:paraId="00000003">
      <w:pPr>
        <w:jc w:val="center"/>
        <w:rPr/>
      </w:pPr>
      <w:r w:rsidDel="00000000" w:rsidR="00000000" w:rsidRPr="00000000">
        <w:rPr>
          <w:rtl w:val="0"/>
        </w:rPr>
        <w:t xml:space="preserve">Independent Researcher</w:t>
      </w:r>
    </w:p>
    <w:p w:rsidR="00000000" w:rsidDel="00000000" w:rsidP="00000000" w:rsidRDefault="00000000" w:rsidRPr="00000000" w14:paraId="00000004">
      <w:pPr>
        <w:jc w:val="center"/>
        <w:rPr/>
      </w:pPr>
      <w:r w:rsidDel="00000000" w:rsidR="00000000" w:rsidRPr="00000000">
        <w:rPr>
          <w:rtl w:val="0"/>
        </w:rPr>
        <w:t xml:space="preserve">ORCID: 0000-0003-3271-3841 · polina.vino@gmail.com</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10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Kinase inhibitor selectivity is quantified using several competing definitions</w:t>
      </w:r>
      <w:del w:author="Polina Vinogradova" w:id="1"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w:delText>
        </w:r>
      </w:del>
      <w:ins w:author="Polina Vinogradova" w:id="1"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S-score, selectivity entropy, Gini coefficient, and ratio-based measures, which are applied interchangeably without justification. Across four profiling datasets spanning three assay technologies (68</w:t>
      </w:r>
      <w:del w:author="Polina Vinogradova" w:id="2"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ins w:author="Polina Vinogradova" w:id="2"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704 compounds each), we show these definitions cluster into two families measuring different properties</w:t>
      </w:r>
      <w:del w:author="Polina Vinogradova" w:id="3"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(cross-family </w:delText>
        </w:r>
      </w:del>
      <w:del w:author="Polina Vinogradova" w:id="4" w:date="2026-09-21T18:57:12Z"/>
      <m:oMath>
        <w:del w:author="Polina Vinogradova" w:id="4" w:date="2026-09-21T18:57:12Z">
          <m:r>
            <w:rPr>
              <w:rFonts w:ascii="Aptos" w:cs="Aptos" w:eastAsia="Aptos" w:hAnsi="Aptos"/>
              <w:b w:val="0"/>
              <w:bCs w:val="0"/>
              <w:i w:val="0"/>
              <w:iCs w:val="0"/>
              <w:smallCaps w:val="0"/>
              <w:strike w:val="0"/>
              <w:color w:val="000000"/>
              <w:sz w:val="20"/>
              <w:szCs w:val="20"/>
              <w:u w:val="none"/>
              <w:shd w:fill="auto" w:val="clear"/>
              <w:vertAlign w:val="baseline"/>
            </w:rPr>
            <m:t xml:space="preserve">r=0.14</m:t>
          </m:r>
        </w:del>
      </m:oMath>
      <w:del w:author="Polina Vinogradova" w:id="4" w:date="2026-09-21T18:57:12Z"/>
      <w:del w:author="Polina Vinogradova" w:id="5"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del w:author="Polina Vinogradova" w:id="6" w:date="2026-09-21T18:57:12Z"/>
      <m:oMath>
        <w:del w:author="Polina Vinogradova" w:id="6" w:date="2026-09-21T18:57:12Z">
          <m:r>
            <w:rPr>
              <w:rFonts w:ascii="Aptos" w:cs="Aptos" w:eastAsia="Aptos" w:hAnsi="Aptos"/>
              <w:b w:val="0"/>
              <w:bCs w:val="0"/>
              <w:i w:val="0"/>
              <w:iCs w:val="0"/>
              <w:smallCaps w:val="0"/>
              <w:strike w:val="0"/>
              <w:color w:val="000000"/>
              <w:sz w:val="20"/>
              <w:szCs w:val="20"/>
              <w:u w:val="none"/>
              <w:shd w:fill="auto" w:val="clear"/>
              <w:vertAlign w:val="baseline"/>
            </w:rPr>
            <m:t xml:space="preserve">0.62</m:t>
          </m:r>
        </w:del>
      </m:oMath>
      <w:del w:author="Polina Vinogradova" w:id="6" w:date="2026-09-21T18:57:12Z"/>
      <w:del w:author="Polina Vinogradova" w:id="7"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versus within-family </w:delText>
        </w:r>
      </w:del>
      <w:del w:author="Polina Vinogradova" w:id="8" w:date="2026-09-21T18:57:12Z"/>
      <m:oMath>
        <w:del w:author="Polina Vinogradova" w:id="8" w:date="2026-09-21T18:57:12Z">
          <m:r>
            <w:rPr>
              <w:rFonts w:ascii="Aptos" w:cs="Aptos" w:eastAsia="Aptos" w:hAnsi="Aptos"/>
              <w:b w:val="0"/>
              <w:bCs w:val="0"/>
              <w:i w:val="0"/>
              <w:iCs w:val="0"/>
              <w:smallCaps w:val="0"/>
              <w:strike w:val="0"/>
              <w:color w:val="000000"/>
              <w:sz w:val="20"/>
              <w:szCs w:val="20"/>
              <w:u w:val="none"/>
              <w:shd w:fill="auto" w:val="clear"/>
              <w:vertAlign w:val="baseline"/>
            </w:rPr>
            <m:t xml:space="preserve">r&gt;0.74</m:t>
          </m:r>
        </w:del>
      </m:oMath>
      <w:del w:author="Polina Vinogradova" w:id="8" w:date="2026-09-21T18:57:12Z"/>
      <w:del w:author="Polina Vinogradova" w:id="9"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that rank instability is predictable from binding profile shape. We trace instability to three sources: definitional noise below the detection threshold, near-tied top targets, and distribution-ratio disagreement for promiscuous compounds with a dominant target. We derive four properties that any well-formed selectivity measure should satisfy, </w:t>
      </w:r>
      <w:ins w:author="Polina Vinogradova" w:id="10"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then </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show that no existing definition satisfies all four</w:t>
      </w:r>
      <w:ins w:author="Polina Vinogradova" w:id="11"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Finally</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del w:author="Polina Vinogradova" w:id="12"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and</w:delText>
        </w:r>
      </w:del>
      <w:ins w:author="Polina Vinogradova" w:id="12"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propose a measure that does</w:t>
      </w:r>
      <w:del w:author="Polina Vinogradova" w:id="13"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and recovers</w:delText>
        </w:r>
      </w:del>
      <w:ins w:author="Polina Vinogradova" w:id="13"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recovering</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its full-panel ranking from about </w:t>
      </w:r>
      <w:del w:author="Polina Vinogradova" w:id="14"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half</w:delText>
        </w:r>
      </w:del>
      <w:ins w:author="Polina Vinogradova" w:id="14" w:date="2026-09-21T18:57:12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third of</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 panel.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binding selectivity, cancer drug discovery, cheminformatics, kinase inhibition, research methodology.</w:t>
      </w:r>
    </w:p>
    <w:bookmarkStart w:colFirst="0" w:colLast="0" w:name="xyr8yw7x0ff" w:id="0"/>
    <w:bookmarkEnd w:id="0"/>
    <w:p w:rsidR="00000000" w:rsidDel="00000000" w:rsidP="00000000" w:rsidRDefault="00000000" w:rsidRPr="00000000" w14:paraId="00000008">
      <w:pPr>
        <w:pStyle w:val="Heading1"/>
        <w:rPr/>
      </w:pPr>
      <w:r w:rsidDel="00000000" w:rsidR="00000000" w:rsidRPr="00000000">
        <w:rPr>
          <w:rtl w:val="0"/>
        </w:rPr>
        <w:t xml:space="preserve">Introduction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Kinase inhibitors are among the most intensely investigated compound classes in drug discovery, with over 80 FDA-approved agents and several hundred in clinical development.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the human kinome is comprised of more than 500 proteins sharing a highly conserved ATP-binding site,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design of inhibitors with controlled target profiles remains a central challenge. Selectivity is a primary criterion in lead optimization and a key determinant in the drug approval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its importance, no single consistent definition of selectivity exists. The field employs at least four distinct quantitative measures: the S-score,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selectivity entropy,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Gini coefficient,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ratio-based measures including the CATDS 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definitions are applied interchangeably in the literature without systematic justification, and their parameter values (the activity threshold in the S-score, the baseline in the entropy and Gini coefficient, the reference off-target in ratio-based measures) are chosen by convention rather than principle. Standardizing them is a prerequisite for integrating selectivity data across laboratories and platforms.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Bosc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showed that these definitions can produce substantially different compound rankings on the same dataset, and the KInhibition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explicitly acknowledged that conflicting results across metrics are common. However, the structural sources of this disagreement, such as “which binding profile properties determine when definitions agree or conflict, and why?”, have not been characterized.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absence of a principled basis for selectivity measurement is not merely a practical inconvenience. Go/no-go decisions worth hundreds of millions of dollars in development costs are made on the basis of selectivity assessments whose sensitivity to definitional choice is unknown. The lack of consistency across applications of selectivity definitions for different compounds makes comparison very challenging.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analyses suggest that existing selectivity definitions are, in some cases, measuring entirely different qualities of binding profiles, and therefore cannot be easily converted from one to another. In information theory, Shannon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settled which function should measure </w:t>
      </w:r>
      <w:del w:author="Polina Vinogradova" w:id="1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uncertainty</w:delText>
        </w:r>
      </w:del>
      <w:ins w:author="Polina Vinogradova" w:id="1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writing down a few properties a sensible measure must have (e.g., that it should be maximal when all outcomes are equally likely) and showing that only </w:t>
      </w:r>
      <w:del w:author="Polina Vinogradova" w:id="1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entropy</w:delText>
        </w:r>
      </w:del>
      <w:ins w:author="Polina Vinogradova" w:id="1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formula</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satisfies them. In this work, we follow </w:t>
      </w:r>
      <w:del w:author="Polina Vinogradova" w:id="1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first step of this precedent: we characterize</w:delText>
        </w:r>
      </w:del>
      <w:ins w:author="Polina Vinogradova" w:id="1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precedent, characterizing</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the competing measures actually behave, </w:t>
      </w:r>
      <w:del w:author="Polina Vinogradova" w:id="1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then state</w:delText>
        </w:r>
      </w:del>
      <w:ins w:author="Polina Vinogradova" w:id="1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stating</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properties a good measure should have</w:t>
      </w:r>
      <w:ins w:author="Polina Vinogradova" w:id="1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proposing a satisfactory formula</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use four large profiling datasets for kinase inhibitor selectivity that span three assay technologies in our characterization. In service of the overarching goal of developing a principled, standardized formula for defining selectivity, our contributions are as follows: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we show that existing definitions cluster into two families: distribution-based (S-score, entropy, Gini) and ratio-based (CATDS and variants), which correlate weakly with one another across all four datasets (cross-family </w:t>
      </w:r>
      <m:oMath>
        <m:r>
          <w:rPr/>
          <m:t xml:space="preserve">r=0.14</m:t>
        </m:r>
      </m:oMath>
      <w:r w:rsidDel="00000000" w:rsidR="00000000" w:rsidRPr="00000000">
        <w:rPr>
          <w:rtl w:val="0"/>
        </w:rPr>
        <w:t xml:space="preserve">–</w:t>
      </w:r>
      <m:oMath>
        <m:r>
          <w:rPr/>
          <m:t xml:space="preserve">0.62</m:t>
        </m:r>
      </m:oMath>
      <w:r w:rsidDel="00000000" w:rsidR="00000000" w:rsidRPr="00000000">
        <w:rPr>
          <w:rtl w:val="0"/>
        </w:rPr>
        <w:t xml:space="preserve">, versus within-family </w:t>
      </w:r>
      <w:del w:author="Polina Vinogradova" w:id="20" w:date="2026-09-21T18:57:12Z"/>
      <m:oMath>
        <w:del w:author="Polina Vinogradova" w:id="20" w:date="2026-09-21T18:57:12Z">
          <m:r>
            <w:rPr/>
            <m:t xml:space="preserve">r&gt;0.74</m:t>
          </m:r>
        </w:del>
      </m:oMath>
      <w:del w:author="Polina Vinogradova" w:id="20" w:date="2026-09-21T18:57:12Z"/>
      <w:ins w:author="Polina Vinogradova" w:id="20" w:date="2026-09-21T18:57:12Z"/>
      <m:oMath>
        <w:ins w:author="Polina Vinogradova" w:id="20" w:date="2026-09-21T18:57:12Z">
          <m:r>
            <w:rPr/>
            <m:t xml:space="preserve">r&gt;0.72</m:t>
          </m:r>
        </w:ins>
      </m:oMath>
      <w:ins w:author="Polina Vinogradova" w:id="20" w:date="2026-09-21T18:57:12Z"/>
      <w:r w:rsidDel="00000000" w:rsidR="00000000" w:rsidRPr="00000000">
        <w:rPr>
          <w:rtl w:val="0"/>
        </w:rPr>
        <w:t xml:space="preserve">) and measure distinct properties of binding profiles;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we identify three sources of instability: definitional noise for compounds below the assay detection threshold, ratio-specific instability driven by near-tied top targets, and distribution-ratio disagreement for compounds with one dominant target and broad moderate off-target activity;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we propose four required properties: (D1) a reliability threshold condition, (D2) bounded gap sensitivity, (D3) distributional consistency, and (D4) monotonicity under weak off-target addition. We then show that no existing definition satisfies all four simultaneously;</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we propose a candidate measure: a gated, smooth-</w:t>
      </w:r>
      <w:del w:author="Polina Vinogradova" w:id="21" w:date="2026-09-21T18:57:12Z">
        <w:r w:rsidDel="00000000" w:rsidR="00000000" w:rsidRPr="00000000">
          <w:rPr>
            <w:rtl w:val="0"/>
          </w:rPr>
          <w:delText xml:space="preserve">baseline</w:delText>
        </w:r>
      </w:del>
      <w:ins w:author="Polina Vinogradova" w:id="21" w:date="2026-09-21T18:57:12Z">
        <w:r w:rsidDel="00000000" w:rsidR="00000000" w:rsidRPr="00000000">
          <w:rPr>
            <w:rtl w:val="0"/>
          </w:rPr>
          <w:t xml:space="preserve">hinge</w:t>
        </w:r>
      </w:ins>
      <w:r w:rsidDel="00000000" w:rsidR="00000000" w:rsidRPr="00000000">
        <w:rPr>
          <w:rtl w:val="0"/>
        </w:rPr>
        <w:t xml:space="preserve"> effective-target</w:t>
      </w:r>
      <w:del w:author="Polina Vinogradova" w:id="22" w:date="2026-09-21T18:57:12Z">
        <w:r w:rsidDel="00000000" w:rsidR="00000000" w:rsidRPr="00000000">
          <w:rPr>
            <w:rtl w:val="0"/>
          </w:rPr>
          <w:delText xml:space="preserve">-</w:delText>
        </w:r>
      </w:del>
      <w:ins w:author="Polina Vinogradova" w:id="22" w:date="2026-09-21T18:57:12Z">
        <w:r w:rsidDel="00000000" w:rsidR="00000000" w:rsidRPr="00000000">
          <w:rPr>
            <w:rtl w:val="0"/>
          </w:rPr>
          <w:t xml:space="preserve"> </w:t>
        </w:r>
      </w:ins>
      <w:r w:rsidDel="00000000" w:rsidR="00000000" w:rsidRPr="00000000">
        <w:rPr>
          <w:rtl w:val="0"/>
        </w:rPr>
        <w:t xml:space="preserve">number that satisfies all four properties and recovers its full-panel ranking from roughly </w:t>
      </w:r>
      <w:del w:author="Polina Vinogradova" w:id="23" w:date="2026-09-21T18:57:12Z">
        <w:r w:rsidDel="00000000" w:rsidR="00000000" w:rsidRPr="00000000">
          <w:rPr>
            <w:rtl w:val="0"/>
          </w:rPr>
          <w:delText xml:space="preserve">half</w:delText>
        </w:r>
      </w:del>
      <w:ins w:author="Polina Vinogradova" w:id="23" w:date="2026-09-21T18:57:12Z">
        <w:r w:rsidDel="00000000" w:rsidR="00000000" w:rsidRPr="00000000">
          <w:rPr>
            <w:rtl w:val="0"/>
          </w:rPr>
          <w:t xml:space="preserve">a third of</w:t>
        </w:r>
      </w:ins>
      <w:r w:rsidDel="00000000" w:rsidR="00000000" w:rsidRPr="00000000">
        <w:rPr>
          <w:rtl w:val="0"/>
        </w:rPr>
        <w:t xml:space="preserve"> a typical panel.</w:t>
      </w:r>
    </w:p>
    <w:bookmarkStart w:colFirst="0" w:colLast="0" w:name="xw3zjyo0beol" w:id="1"/>
    <w:bookmarkEnd w:id="1"/>
    <w:p w:rsidR="00000000" w:rsidDel="00000000" w:rsidP="00000000" w:rsidRDefault="00000000" w:rsidRPr="00000000" w14:paraId="00000013">
      <w:pPr>
        <w:pStyle w:val="Heading1"/>
        <w:rPr/>
      </w:pPr>
      <w:r w:rsidDel="00000000" w:rsidR="00000000" w:rsidRPr="00000000">
        <w:rPr>
          <w:rtl w:val="0"/>
        </w:rPr>
        <w:t xml:space="preserve">Background</w:t>
      </w:r>
    </w:p>
    <w:bookmarkStart w:colFirst="0" w:colLast="0" w:name="g9q3mcmt7lpi" w:id="2"/>
    <w:bookmarkEnd w:id="2"/>
    <w:p w:rsidR="00000000" w:rsidDel="00000000" w:rsidP="00000000" w:rsidRDefault="00000000" w:rsidRPr="00000000" w14:paraId="00000014">
      <w:pPr>
        <w:pStyle w:val="Heading2"/>
        <w:rPr/>
      </w:pPr>
      <w:r w:rsidDel="00000000" w:rsidR="00000000" w:rsidRPr="00000000">
        <w:rPr>
          <w:rtl w:val="0"/>
        </w:rPr>
        <w:t xml:space="preserve">Existing Selectivity Metrics and Their Comparison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metrics have been proposed to quantify kinase inhibitor selectivity from profiling panel data. Karaman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the selectivity score (S-score), defined as the fraction of panel kinases inhibited above a fixed concentration threshold. Uitdehaag and Zaman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proposed the selectivity entropy, which treats the normalized binding profile as a probability distribution and computes its Shannon entropy. Low entropy indicates activity concentrated on few targets. Graczyk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adapted the Gini coefficient from economics, treating the distribution of a compound’s activity across the panel as an inequality distribution. A value near 1 indicates activity concentrated on few kinases and near 0 indicates activity spread evenly. Klaeger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the concentration- and target-dependent selectivity (CATDS) score, which quantifies the reduction in binding to a given target relative to the summed reduction across all detected targets at a specified inhibitor concentration</w:t>
      </w:r>
      <w:ins w:author="Polina Vinogradova" w:id="2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(see Discussion for why we did not implement it as a fifth measure)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Bosc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subsequently proposed two further metrics</w:t>
      </w:r>
      <w:del w:author="Polina Vinogradova" w:id="2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window score and ranking score</w:t>
      </w:r>
      <w:del w:author="Polina Vinogradova" w:id="2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They performed a comparative analysis of all five definitions</w:delText>
        </w:r>
      </w:del>
      <w:ins w:author="Polina Vinogradova" w:id="2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compared them against four previously published metrics (the S-score, Gini coefficient, selectivity entropy, and a partition index)</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Davis and Anastassiadis datasets, showing that compound rankings differ substantially depending on the metric applied and that certain compounds cannot be scored under some definitions when threshold conditions are not satisfied. For example, ratio-based scores are undefined for a compound with no kinase above the activity threshold, since there is then no primary target or off-target to compare.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1"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Reconciliation attempts have remained limited in scope. Bajorath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CATDS-based selectivity assessments from Klaeger et al. with activity data mined from ChEMBL for the same compounds</w:t>
      </w:r>
      <w:del w:author="Polina Vinogradova" w:id="2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They found</w:delText>
        </w:r>
      </w:del>
      <w:ins w:author="Polina Vinogradova" w:id="2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finding</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broad consistency between the two sources</w:t>
      </w:r>
      <w:del w:author="Polina Vinogradova" w:id="2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but noted that no simple relationship between selectivity and clinical performance was apparent</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KInhibition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explicitly acknowledged that multiple </w:t>
      </w:r>
      <w:ins w:author="Polina Vinogradova" w:id="2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existing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metrics yield conflicting results for the same compound</w:t>
      </w:r>
      <w:ins w:author="Polina Vinogradova" w:id="3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addressed this </w:t>
      </w:r>
      <w:del w:author="Polina Vinogradova" w:id="3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through a unified query interface rather than theoretical analysis.</w:delText>
        </w:r>
      </w:del>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1"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3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common limitation of these studies</w:delText>
        </w:r>
      </w:del>
      <w:ins w:author="Polina Vinogradova" w:id="3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introducing its own composite score (combining on-target inhibition with an off-target inhibition penalty) rather than reconciling the disagreement among the existing definitions. More recently, the same group’s built a KIRHub resource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 new profiling campaign of 86 approved kinase inhibitors against 758 kinases and disease-associated mutant variants. This resource offers users a choice between a further named metric (the KISS score, an on-target/off-target balance) and a separate Gini-based score, thus proliferating named, ad hoc definitions.</w:t>
        </w:r>
      </w:ins>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further notable gaps surface in existing work. The first is that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that each metric is evaluated at fixed parameter values</w:t>
      </w:r>
      <w:del w:author="Polina Vinogradova" w:id="3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so</w:delText>
        </w:r>
      </w:del>
      <w:ins w:author="Polina Vinogradova" w:id="3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Thus,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sensitivity of rankings to parameter choice has not been systematically characterized. The </w:t>
      </w:r>
      <w:ins w:author="Polina Vinogradova" w:id="3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i that the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structural properties of binding profiles that determine when definitions agree or disagree have not been identified. The present work addresses both gaps.</w:t>
      </w:r>
    </w:p>
    <w:bookmarkStart w:colFirst="0" w:colLast="0" w:name="ql3v1gh5kyju" w:id="3"/>
    <w:bookmarkEnd w:id="3"/>
    <w:p w:rsidR="00000000" w:rsidDel="00000000" w:rsidP="00000000" w:rsidRDefault="00000000" w:rsidRPr="00000000" w14:paraId="00000019">
      <w:pPr>
        <w:pStyle w:val="Heading2"/>
        <w:rPr/>
      </w:pPr>
      <w:r w:rsidDel="00000000" w:rsidR="00000000" w:rsidRPr="00000000">
        <w:rPr>
          <w:rtl w:val="0"/>
        </w:rPr>
        <w:t xml:space="preserve">Axiomatic Approaches to Ranking and Measurement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Axiomatic</w:delText>
        </w:r>
      </w:del>
      <w:ins w:author="Polina Vinogradova" w:id="3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Precedent for an axiomatic</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characterization of measurement functions is </w:t>
      </w:r>
      <w:del w:author="Polina Vinogradova" w:id="3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well-established in adjacent fields</w:delText>
        </w:r>
      </w:del>
      <w:ins w:author="Polina Vinogradova" w:id="3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Shannon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demonstrated that the entropy of a probability distribution is uniquely determined, up to a multiplicative constant, by four requirements: continuity, maximality on the uniform distribution, expansibility, and additivity over independent subsystems. Khinchin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3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12</w:delText>
        </w:r>
      </w:del>
      <w:ins w:author="Polina Vinogradova" w:id="3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13</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subsequently strengthened this uniqueness result. The selectivity entropy of Uitdehaag and Zaman applies the Shannon formula to normalized binding profiles but provides no analogous axiomatic justification. The axioms that single out Shannon entropy, such as maximality on the uniform distribution and additivity over independent subsystems, characterize a measure of uncertainty rather than a measure of selectivity.</w:t>
      </w:r>
      <w:del w:author="Polina Vinogradova" w:id="3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It is therefore not known whether the selectivity entropy is the unique function satisfying reasonable selectivity-specific properties, or one of many equivalent alternatives.</w:delText>
        </w:r>
      </w:del>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3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13</w:delText>
        </w:r>
      </w:del>
      <w:ins w:author="Polina Vinogradova" w:id="3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established that no social welfare function satisfies simultaneously the requirements of unrestricted domain, Pareto efficiency, independence of irrelevant alternatives, and non-dictatorship. The theorem is relevant here in two respects: it demonstrates that axiomatic analysis of a ranking concept can yield impossibility</w:t>
      </w:r>
      <w:del w:author="Polina Vinogradova" w:id="3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rather than uniqueness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it shows that competing ranking functions reflect genuine tradeoffs between properties that cannot all be achieved simultaneously. Singleton and Booth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4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14</w:delText>
        </w:r>
      </w:del>
      <w:ins w:author="Polina Vinogradova" w:id="4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applied this methodology to truth discovery, i.e. the problem of identifying true facts from conflicting reports of unknown reliability, posing it as a social choice problem, formulating candidate axioms, and proving that a subset cannot be jointly satisfied.</w:t>
      </w:r>
      <w:del w:author="Polina Vinogradova" w:id="4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structure of that problem is closely analogous to selectivity measurement, where multiple definitions produce conflicting rankings and the question of which to trust is unresolved.</w:delText>
        </w:r>
      </w:del>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our knowledge, this axiomatic style of analysis has not previously been applied to any selectivity or promiscuity measure in drug discovery. The present work proposes empirically motivated required properties as a foundation for such an analysis.</w:t>
      </w:r>
    </w:p>
    <w:bookmarkStart w:colFirst="0" w:colLast="0" w:name="patbj8f7f9tw" w:id="4"/>
    <w:bookmarkEnd w:id="4"/>
    <w:p w:rsidR="00000000" w:rsidDel="00000000" w:rsidP="00000000" w:rsidRDefault="00000000" w:rsidRPr="00000000" w14:paraId="0000001D">
      <w:pPr>
        <w:pStyle w:val="Heading1"/>
        <w:rPr/>
      </w:pPr>
      <w:r w:rsidDel="00000000" w:rsidR="00000000" w:rsidRPr="00000000">
        <w:rPr>
          <w:rtl w:val="0"/>
        </w:rPr>
        <w:t xml:space="preserve">Methods</w:t>
      </w:r>
    </w:p>
    <w:bookmarkStart w:colFirst="0" w:colLast="0" w:name="8trvyoy9agj4" w:id="5"/>
    <w:bookmarkEnd w:id="5"/>
    <w:p w:rsidR="00000000" w:rsidDel="00000000" w:rsidP="00000000" w:rsidRDefault="00000000" w:rsidRPr="00000000" w14:paraId="0000001E">
      <w:pPr>
        <w:pStyle w:val="Heading2"/>
        <w:rPr/>
      </w:pPr>
      <w:r w:rsidDel="00000000" w:rsidR="00000000" w:rsidRPr="00000000">
        <w:rPr>
          <w:rtl w:val="0"/>
        </w:rPr>
        <w:t xml:space="preserve">Datasets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primary analysis uses two publicly available kinase inhibitor profiling datasets, described first. Two further datasets are added below to confirm the findings across additional assay technologies. The Davis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4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15]</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comprises</w:delText>
        </w:r>
      </w:del>
      <w:ins w:author="Polina Vinogradova" w:id="4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comprised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binding affinities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68 small-molecule kinase inhibitors measured against 433 human kinase domains. Affinity values are reported as dissociation constants and were converted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10</m:t>
            </m:r>
          </m:e>
          <m:sup>
            <m:r>
              <w:rPr>
                <w:rFonts w:ascii="Aptos" w:cs="Aptos" w:eastAsia="Aptos" w:hAnsi="Aptos"/>
                <w:b w:val="0"/>
                <w:bCs w:val="0"/>
                <w:i w:val="0"/>
                <w:iCs w:val="0"/>
                <w:smallCaps w:val="0"/>
                <w:strike w:val="0"/>
                <w:color w:val="000000"/>
                <w:sz w:val="24"/>
                <w:szCs w:val="24"/>
                <w:u w:val="none"/>
                <w:shd w:fill="auto" w:val="clear"/>
                <w:vertAlign w:val="baseline"/>
              </w:rPr>
              <m:t xml:space="preserve">9</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prior to analysis, following the convention of the DeepDTA benchmark.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4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16</w:delText>
        </w:r>
      </w:del>
      <w:ins w:author="Polina Vinogradova" w:id="4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resulting affinity matrix is complete (</w:t>
      </w:r>
      <m:oMath>
        <m:r>
          <w:rPr>
            <w:rFonts w:ascii="Aptos" w:cs="Aptos" w:eastAsia="Aptos" w:hAnsi="Aptos"/>
            <w:b w:val="0"/>
            <w:bCs w:val="0"/>
            <w:i w:val="0"/>
            <w:iCs w:val="0"/>
            <w:smallCaps w:val="0"/>
            <w:strike w:val="0"/>
            <w:color w:val="000000"/>
            <w:sz w:val="24"/>
            <w:szCs w:val="24"/>
            <w:u w:val="none"/>
            <w:shd w:fill="auto" w:val="clear"/>
            <w:vertAlign w:val="baseline"/>
          </w:rPr>
          <m:t xml:space="preserve">68</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433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29,444 entries), with all non-binding pairs assigned the detection-floor value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(corresponding to 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w:t>
      </w:r>
      <w:del w:author="Polina Vinogradova" w:id="4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 mM</w:delText>
        </w:r>
      </w:del>
      <w:ins w:author="Polina Vinogradova" w:id="4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w:t>
        </w:r>
      </w:ins>
      <w:ins w:author="Polina Vinogradova" w:id="45" w:date="2026-09-21T18:57:12Z"/>
      <m:oMath>
        <w:ins w:author="Polina Vinogradova" w:id="45" w:date="2026-09-21T18:57:12Z">
          <m:r>
            <m:t>μ</m:t>
          </m:r>
        </w:ins>
      </m:oMath>
      <w:ins w:author="Polina Vinogradova" w:id="45" w:date="2026-09-21T18:57:12Z"/>
      <w:ins w:author="Polina Vinogradova" w:id="4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standard convention for the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4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8,16</w:delText>
        </w:r>
      </w:del>
      <w:ins w:author="Polina Vinogradova" w:id="4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8,17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slightly underestimates true non-binding affinity.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56"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4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entries (pKd </w:t>
        </w:r>
      </w:ins>
      <w:ins w:author="Polina Vinogradova" w:id="49" w:date="2026-09-21T18:57:12Z"/>
      <m:oMath>
        <w:ins w:author="Polina Vinogradova" w:id="4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&gt;6</m:t>
          </m:r>
        </w:ins>
      </m:oMath>
      <w:ins w:author="Polina Vinogradova" w:id="49" w:date="2026-09-21T18:57:12Z"/>
      <w:ins w:author="Polina Vinogradova" w:id="5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w:t>
        </w:r>
      </w:ins>
      <w:ins w:author="Polina Vinogradova" w:id="51"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5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ins w:author="Polina Vinogradova" w:id="5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&lt;1 </m:t>
          </m:r>
        </w:ins>
        <w:ins w:author="Polina Vinogradova" w:id="51" w:date="2026-09-21T18:57:12Z">
          <m:r>
            <w:rPr>
              <w:rFonts w:ascii="Aptos" w:cs="Aptos" w:eastAsia="Aptos" w:hAnsi="Aptos"/>
              <w:b w:val="0"/>
              <w:bCs w:val="0"/>
              <w:i w:val="0"/>
              <w:iCs w:val="0"/>
              <w:smallCaps w:val="0"/>
              <w:strike w:val="0"/>
              <w:color w:val="000000"/>
              <w:sz w:val="24"/>
              <w:szCs w:val="24"/>
              <w:u w:val="none"/>
              <w:shd w:fill="auto" w:val="clear"/>
              <w:vertAlign w:val="baseline"/>
            </w:rPr>
            <m:t>μ</m:t>
          </m:r>
        </w:ins>
      </m:oMath>
      <w:ins w:author="Polina Vinogradova" w:id="51" w:date="2026-09-21T18:57:12Z"/>
      <w:ins w:author="Polina Vinogradova" w:id="5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make up 17.9% of the Davis matrix. This cutoff answers “was binding detected above assay noise/floor,” the conventional boundary used in kinase profiling, rather than “is this target plausibly occupied at physiological drug concentrations,” a question affinity values alone cannot answer without exposure data (e.g. free-drug concentration) that neither dataset provides. A stricter cutoff (</w:t>
        </w:r>
      </w:ins>
      <w:ins w:author="Polina Vinogradova" w:id="53" w:date="2026-09-21T18:57:12Z"/>
      <m:oMath>
        <w:ins w:author="Polina Vinogradova" w:id="5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5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ins w:author="Polina Vinogradova" w:id="53" w:date="2026-09-21T18:57:12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5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m:t>
          </m:r>
        </w:ins>
      </m:oMath>
      <w:ins w:author="Polina Vinogradova" w:id="53" w:date="2026-09-21T18:57:12Z"/>
      <w:ins w:author="Polina Vinogradova" w:id="5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55"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5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ins w:author="Polina Vinogradova" w:id="5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&lt;100</m:t>
          </m:r>
        </w:ins>
      </m:oMath>
      <w:ins w:author="Polina Vinogradova" w:id="55" w:date="2026-09-21T18:57:12Z"/>
      <w:ins w:author="Polina Vinogradova" w:id="5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nM) leaves the agreement between selectivity definitions unchanged but shrinks per-compound active sets, pushing more compounds toward the zero/near-zero-active regime that Section </w:t>
        </w:r>
        <w:r w:rsidDel="00000000" w:rsidR="00000000" w:rsidRPr="00000000">
          <w:fldChar w:fldCharType="begin"/>
        </w:r>
        <w:r w:rsidDel="00000000" w:rsidR="00000000" w:rsidRPr="00000000">
          <w:instrText xml:space="preserve">HYPERLINK \l "694rs5nn0kz9"</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[sec:results:instability]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identifies as least rank-stable.</w:t>
        </w:r>
      </w:ins>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Klaeger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comprises</w:delText>
        </w:r>
      </w:del>
      <w:ins w:author="Polina Vinogradova" w:id="5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comprised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binding affinities for 243 clinical kinase inhibitors profiled against the human kinome using Kinobeads chemical proteomics. Apparent dissociation constants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up>
            <m:r>
              <w:rPr>
                <w:rFonts w:ascii="Aptos" w:cs="Aptos" w:eastAsia="Aptos" w:hAnsi="Aptos"/>
                <w:b w:val="0"/>
                <w:bCs w:val="0"/>
                <w:i w:val="0"/>
                <w:iCs w:val="0"/>
                <w:smallCaps w:val="0"/>
                <w:strike w:val="0"/>
                <w:color w:val="000000"/>
                <w:sz w:val="24"/>
                <w:szCs w:val="24"/>
                <w:u w:val="none"/>
                <w:shd w:fill="auto" w:val="clear"/>
                <w:vertAlign w:val="baseline"/>
              </w:rPr>
              <m:t xml:space="preserve">app</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derived from dose–response curves across eight inhibitor concentrations in cancer cell lysates. Only high-confidence measurements (as annotated by the original authors) were retained, yielding 5,123 drug–target pairs for 222 drugs and 343 kinase targets. Affinity values were converted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the same formula as above. Missing entries, representing kinase–inhibitor combinations not detected in the assay, were assigned the background value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resulting Klaeger matrix is </w:t>
      </w:r>
      <m:oMath>
        <m:r>
          <w:rPr>
            <w:rFonts w:ascii="Aptos" w:cs="Aptos" w:eastAsia="Aptos" w:hAnsi="Aptos"/>
            <w:b w:val="0"/>
            <w:bCs w:val="0"/>
            <w:i w:val="0"/>
            <w:iCs w:val="0"/>
            <w:smallCaps w:val="0"/>
            <w:strike w:val="0"/>
            <w:color w:val="000000"/>
            <w:sz w:val="24"/>
            <w:szCs w:val="24"/>
            <w:u w:val="none"/>
            <w:shd w:fill="auto" w:val="clear"/>
            <w:vertAlign w:val="baseline"/>
          </w:rPr>
          <m:t xml:space="preserve">222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343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Active entries (pKd </w:t>
      </w:r>
      <m:oMath>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del w:author="Polina Vinogradova" w:id="5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i.e. </w:delText>
        </w:r>
      </w:del>
      <w:ins w:author="Polina Vinogradova" w:id="5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 up 3.6% of the Klaeger matrix, versus 17.9% for Davis above</w:t>
        </w:r>
      </w:ins>
      <w:del w:author="Polina Vinogradova" w:id="59"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5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del w:author="Polina Vinogradova" w:id="5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&lt;1 </m:t>
          </m:r>
        </w:del>
        <w:del w:author="Polina Vinogradova" w:id="59" w:date="2026-09-21T18:57:12Z">
          <m:r>
            <w:rPr>
              <w:rFonts w:ascii="Aptos" w:cs="Aptos" w:eastAsia="Aptos" w:hAnsi="Aptos"/>
              <w:b w:val="0"/>
              <w:bCs w:val="0"/>
              <w:i w:val="0"/>
              <w:iCs w:val="0"/>
              <w:smallCaps w:val="0"/>
              <w:strike w:val="0"/>
              <w:color w:val="000000"/>
              <w:sz w:val="24"/>
              <w:szCs w:val="24"/>
              <w:u w:val="none"/>
              <w:shd w:fill="auto" w:val="clear"/>
              <w:vertAlign w:val="baseline"/>
            </w:rPr>
            <m:t>μ</m:t>
          </m:r>
        </w:del>
      </m:oMath>
      <w:del w:author="Polina Vinogradova" w:id="59" w:date="2026-09-21T18:57:12Z"/>
      <w:del w:author="Polina Vinogradova" w:id="6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 make up 17.9% of the Davis matrix and 3.6% of the Klaeger matrix. Weaker interactions that fall below the limit of detection are recorded at the background value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lower active fraction for Klaeger reflects the more stringent detection threshold of the chemoproteomic assay.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68"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test whether our findings depend on the assay technology, we added two further datasets that measure kinase inhibition by different means. The Anastassiadis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6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17</w:delText>
        </w:r>
      </w:del>
      <w:ins w:author="Polina Vinogradova" w:id="6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profiles 178 inhibitors against 300 kinases in a single-concentration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0.5 </m:t>
        </m:r>
        <m:r>
          <w:rPr>
            <w:rFonts w:ascii="Aptos" w:cs="Aptos" w:eastAsia="Aptos" w:hAnsi="Aptos"/>
            <w:b w:val="0"/>
            <w:bCs w:val="0"/>
            <w:i w:val="0"/>
            <w:iCs w:val="0"/>
            <w:smallCaps w:val="0"/>
            <w:strike w:val="0"/>
            <w:color w:val="000000"/>
            <w:sz w:val="24"/>
            <w:szCs w:val="24"/>
            <w:u w:val="none"/>
            <w:shd w:fill="auto" w:val="clear"/>
            <w:vertAlign w:val="baseline"/>
          </w:rPr>
          <m:t>μ</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radiometric activity assay, reported as percent residual kinase activity relative to a solvent control. We converted these to percent inhibition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100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minus residual activity, clipped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[0,100]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higher values denote stronger inhibition), with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1.1%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missing entries set to zero inhibition. The Metz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6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18</w:delText>
        </w:r>
      </w:del>
      <w:ins w:author="Polina Vinogradova" w:id="6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19</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affinities for a large medicinal-chemistry campaign using the same negative-log scale as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6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 restricted it to the 704 compounds profiled against at least 50 of the 172 kinases, assigning the assay floor</w:delText>
        </w:r>
      </w:del>
      <w:ins w:author="Polina Vinogradova" w:id="6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value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=4.0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6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 unmeasured combinations.</w:delText>
        </w:r>
      </w:del>
      <w:ins w:author="Polina Vinogradova" w:id="6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the lowest value reported anywhere in the released data (only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Polina Vinogradova" w:id="65" w:date="2026-09-21T18:57:12Z"/>
      <m:oMath>
        <w:ins w:author="Polina Vinogradova" w:id="6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0.17%</m:t>
          </m:r>
        </w:ins>
      </m:oMath>
      <w:ins w:author="Polina Vinogradova" w:id="65" w:date="2026-09-21T18:57:12Z"/>
      <w:ins w:author="Polina Vinogradova" w:id="6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measurements), so we assign it to unmeasured combinations as the assay’s own detection floor (the same convention used for the Davis </w:t>
        </w:r>
      </w:ins>
      <w:ins w:author="Polina Vinogradova" w:id="67" w:date="2026-09-21T18:57:12Z"/>
      <m:oMath>
        <w:ins w:author="Polina Vinogradova" w:id="6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6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ins w:author="Polina Vinogradova" w:id="6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=5.0</m:t>
          </m:r>
        </w:ins>
      </m:oMath>
      <w:ins w:author="Polina Vinogradova" w:id="67" w:date="2026-09-21T18:57:12Z"/>
      <w:ins w:author="Polina Vinogradova" w:id="6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floor above). Coverage per compound is highly skewed (a median compound is measured against only 21 of the 172 kinases), so we restricted the dataset to the 704 compounds profiled against at least 50 of the 172 kinases, keeping profiles in which most entries reflect a real measurement rather than floor imputation while retaining a large enough compound set for the panel-size and instability analyses.</w:t>
        </w:r>
      </w:ins>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datasets </w:t>
      </w:r>
      <w:del w:author="Polina Vinogradova" w:id="6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thus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span three assay technologies (competition binding, chemoproteomics, and functional activity) and two readout types (affinity and single-concentration inhibition). Each selectivity definition is computed on the native readout of its dataset</w:t>
      </w:r>
      <w:ins w:author="Polina Vinogradova" w:id="7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our analyses concern rank correlations between definitions and rank instability</w:t>
      </w:r>
      <w:del w:author="Polina Vinogradova" w:id="7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which are both invariant to a common monotone rescaling within a dataset. For this reason, the definitions remain directly comparable across datasets</w:delText>
        </w:r>
      </w:del>
      <w:ins w:author="Polina Vinogradova" w:id="7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definitions remain directly comparable across datasets because both of these computations are invariant to a common monotone rescaling within a dataset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percent-inhibition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datasets, the S-score threshold</w:t>
      </w:r>
      <w:ins w:author="Polina Vinogradova" w:id="7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entropy/Gini baseline grids were shifted to span each dataset’s active range, while the ratio off-target index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left unchanged (it </w:t>
      </w:r>
      <w:del w:author="Polina Vinogradova" w:id="7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indexes ranked</w:delText>
        </w:r>
      </w:del>
      <w:ins w:author="Polina Vinogradova" w:id="7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an index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off-targets and so needs no rescaling).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excluded two additional candidate datasets. The Gao screen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7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19</w:delText>
        </w:r>
      </w:del>
      <w:ins w:author="Polina Vinogradova" w:id="7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20</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single-concentration functional inhibition assay of the same readout type as the Anastassiadis dataset already included, and its raw data are not openly redistributable. Including it would add a second instance of an assay type rather than a new </w:t>
      </w:r>
      <w:del w:author="Polina Vinogradova" w:id="7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modality</w:delText>
        </w:r>
      </w:del>
      <w:ins w:author="Polina Vinogradova" w:id="7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assay technology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Patricelli study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7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20</w:delText>
        </w:r>
      </w:del>
      <w:ins w:author="Polina Vinogradova" w:id="7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profiles only a small number of inhibitors against native kinases as a proof of concept for the KiNativ platform. A ranking-stability analysis requires many compounds to produce a meaningful ranking, so this dataset is not suited to the present comparison.</w:t>
      </w:r>
    </w:p>
    <w:bookmarkStart w:colFirst="0" w:colLast="0" w:name="b6numqjr2ihm" w:id="6"/>
    <w:bookmarkEnd w:id="6"/>
    <w:p w:rsidR="00000000" w:rsidDel="00000000" w:rsidP="00000000" w:rsidRDefault="00000000" w:rsidRPr="00000000" w14:paraId="00000025">
      <w:pPr>
        <w:pStyle w:val="Heading2"/>
        <w:rPr/>
      </w:pPr>
      <w:r w:rsidDel="00000000" w:rsidR="00000000" w:rsidRPr="00000000">
        <w:rPr>
          <w:rtl w:val="0"/>
        </w:rPr>
        <w:t xml:space="preserve">Selectivity Definitions and Parameterization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implemented four selectivity definitions, each including parameters whose values are not standardized in the literature. We discuss each definition below. Throughout, a compound’s binding profile is the vector of its affinities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panel kinases, with higher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denoting tighter binding.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Karaman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defined the selectivity score as the fraction of the panel that a compound inhibits: the number of kinases “bound” divided by the number tested, where a kinase counts as bound when the compound reduces its activity below a fixed cutoff at a single screening concentration (the original work reports </w:t>
      </w:r>
      <m:oMath>
        <m:r>
          <w:rPr>
            <w:rFonts w:ascii="Aptos" w:cs="Aptos" w:eastAsia="Aptos" w:hAnsi="Aptos"/>
            <w:b w:val="0"/>
            <w:bCs w:val="0"/>
            <w:i w:val="0"/>
            <w:iCs w:val="0"/>
            <w:smallCaps w:val="0"/>
            <w:strike w:val="0"/>
            <w:color w:val="000000"/>
            <w:sz w:val="24"/>
            <w:szCs w:val="24"/>
            <w:u w:val="none"/>
            <w:shd w:fill="auto" w:val="clear"/>
            <w:vertAlign w:val="baseline"/>
          </w:rPr>
          <m:t xml:space="preserve">S(35)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S(10)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S(1)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cutoffs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35%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control activity). We implemented the same fraction, expressing the bound criterion as an affinity threshold </w:t>
      </w:r>
      <m:oMath>
        <m:r>
          <m:t>τ</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τ</m:t>
        </m:r>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i=1</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r>
          <w:rPr>
            <w:rFonts w:ascii="Aptos" w:cs="Aptos" w:eastAsia="Aptos" w:hAnsi="Aptos"/>
            <w:b w:val="0"/>
            <w:bCs w:val="0"/>
            <w:i w:val="0"/>
            <w:iCs w:val="0"/>
            <w:smallCaps w:val="0"/>
            <w:strike w:val="0"/>
            <w:color w:val="000000"/>
            <w:sz w:val="24"/>
            <w:szCs w:val="24"/>
            <w:u w:val="none"/>
            <w:shd w:fill="auto" w:val="clear"/>
            <w:vertAlign w:val="baseline"/>
          </w:rPr>
          <m:t xml:space="preserve">1[p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m:t>
        </m:r>
        <m:r>
          <w:rPr>
            <w:rFonts w:ascii="Aptos" w:cs="Aptos" w:eastAsia="Aptos" w:hAnsi="Aptos"/>
            <w:b w:val="0"/>
            <w:bCs w:val="0"/>
            <w:i w:val="0"/>
            <w:iCs w:val="0"/>
            <w:smallCaps w:val="0"/>
            <w:strike w:val="0"/>
            <w:color w:val="000000"/>
            <w:sz w:val="24"/>
            <w:szCs w:val="24"/>
            <w:u w:val="none"/>
            <w:shd w:fill="auto" w:val="clear"/>
            <w:vertAlign w:val="baseline"/>
          </w:rPr>
          <m:t>τ</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Sweeping </w:t>
      </w:r>
      <m:oMath>
        <m:r>
          <m:t>τ</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reproduces their family of cutoffs. We used </w:t>
      </w:r>
      <m:oMath>
        <m:r>
          <m:t>τ</m:t>
        </m:r>
        <m:r>
          <m:t>∈</m:t>
        </m:r>
        <m:r>
          <w:rPr>
            <w:rFonts w:ascii="Aptos" w:cs="Aptos" w:eastAsia="Aptos" w:hAnsi="Aptos"/>
            <w:b w:val="0"/>
            <w:bCs w:val="0"/>
            <w:i w:val="0"/>
            <w:iCs w:val="0"/>
            <w:smallCaps w:val="0"/>
            <w:strike w:val="0"/>
            <w:color w:val="000000"/>
            <w:sz w:val="24"/>
            <w:szCs w:val="24"/>
            <w:u w:val="none"/>
            <w:shd w:fill="auto" w:val="clear"/>
            <w:vertAlign w:val="baseline"/>
          </w:rPr>
          <m:t xml:space="preserve">{5.5,5.75,</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,8.0}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 values), spanning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cutoffs from approximately 3 </w:t>
      </w:r>
      <m:oMath>
        <m:r>
          <m:t>μ</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to 10 nM.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Selectivity entropy.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Uitdehaag and Zaman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treat the compound’s binding across the panel as a probability distribution and report its Shannon entropy. A profile concentrated on few kinases has low entropy and is selective. In the original definition</w:t>
      </w:r>
      <w:ins w:author="Polina Vinogradova" w:id="7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weight on each kinase is its association constant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share of compound that would be bound to kinase </w:t>
      </w:r>
      <m:oMath>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an equimolar mixture), so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a,j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implemented the entropy on the same log-affinity scale used by the other metrics, weighting each kinase by its affinity in excess of a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H(</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i=1</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max(p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 0)</m:t>
            </m:r>
          </m:num>
          <m:den>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up/>
            </m:nary>
            <m:r>
              <w:rPr>
                <w:rFonts w:ascii="Aptos" w:cs="Aptos" w:eastAsia="Aptos" w:hAnsi="Aptos"/>
                <w:b w:val="0"/>
                <w:bCs w:val="0"/>
                <w:i w:val="0"/>
                <w:iCs w:val="0"/>
                <w:smallCaps w:val="0"/>
                <w:strike w:val="0"/>
                <w:color w:val="000000"/>
                <w:sz w:val="24"/>
                <w:szCs w:val="24"/>
                <w:u w:val="none"/>
                <w:shd w:fill="auto" w:val="clear"/>
                <w:vertAlign w:val="baseline"/>
              </w:rPr>
              <m:t xml:space="preserve">max(p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 0)</m:t>
            </m:r>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affinity below which binding is treated as negligible. This makes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explicit parameter (its under-specification motivates property D3 below). We swept </w:t>
      </w:r>
      <m:oMath>
        <m:r>
          <m:t>β</m:t>
        </m:r>
        <m:r>
          <m:t>∈</m:t>
        </m:r>
        <m:r>
          <w:rPr>
            <w:rFonts w:ascii="Aptos" w:cs="Aptos" w:eastAsia="Aptos" w:hAnsi="Aptos"/>
            <w:b w:val="0"/>
            <w:bCs w:val="0"/>
            <w:i w:val="0"/>
            <w:iCs w:val="0"/>
            <w:smallCaps w:val="0"/>
            <w:strike w:val="0"/>
            <w:color w:val="000000"/>
            <w:sz w:val="24"/>
            <w:szCs w:val="24"/>
            <w:u w:val="none"/>
            <w:shd w:fill="auto" w:val="clear"/>
            <w:vertAlign w:val="baseline"/>
          </w:rPr>
          <m:t xml:space="preserve">{5.0,5.25,</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,6.5}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 values)</w:t>
      </w:r>
      <w:ins w:author="Polina Vinogradova" w:id="7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narrower range than the S-score’s </w:t>
        </w:r>
      </w:ins>
      <w:ins w:author="Polina Vinogradova" w:id="79" w:date="2026-09-21T18:57:12Z"/>
      <m:oMath>
        <w:ins w:author="Polina Vinogradova" w:id="79" w:date="2026-09-21T18:57:12Z">
          <m:r>
            <m:t>τ</m:t>
          </m:r>
        </w:ins>
      </m:oMath>
      <w:ins w:author="Polina Vinogradova" w:id="79" w:date="2026-09-21T18:57:12Z"/>
      <w:ins w:author="Polina Vinogradova" w:id="8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sweep above. Both parameters key off the same threshold-crossing event, so sweeping either one far enough leaves a growing share of compounds with no kinase above the cutoff (on Klaeger, 7.2% of compounds at </w:t>
        </w:r>
      </w:ins>
      <w:ins w:author="Polina Vinogradova" w:id="81" w:date="2026-09-21T18:57:12Z"/>
      <m:oMath>
        <w:ins w:author="Polina Vinogradova" w:id="8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8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ins w:author="Polina Vinogradova" w:id="8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=6.0</m:t>
          </m:r>
        </w:ins>
      </m:oMath>
      <w:ins w:author="Polina Vinogradova" w:id="81" w:date="2026-09-21T18:57:12Z"/>
      <w:ins w:author="Polina Vinogradova" w:id="8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versus 55% at </w:t>
        </w:r>
      </w:ins>
      <w:ins w:author="Polina Vinogradova" w:id="83" w:date="2026-09-21T18:57:12Z"/>
      <m:oMath>
        <w:ins w:author="Polina Vinogradova" w:id="8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8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ins w:author="Polina Vinogradova" w:id="8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=8.0</m:t>
          </m:r>
        </w:ins>
      </m:oMath>
      <w:ins w:author="Polina Vinogradova" w:id="83" w:date="2026-09-21T18:57:12Z"/>
      <w:ins w:author="Polina Vinogradova" w:id="8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degenerating the S-score toward an uninformative 0 and the entropy and Gini weights toward an undefined 0/0 alike. The </w:t>
        </w:r>
      </w:ins>
      <w:ins w:author="Polina Vinogradova" w:id="85" w:date="2026-09-21T18:57:12Z"/>
      <m:oMath>
        <w:ins w:author="Polina Vinogradova" w:id="85" w:date="2026-09-21T18:57:12Z">
          <m:r>
            <m:t>τ</m:t>
          </m:r>
        </w:ins>
      </m:oMath>
      <w:ins w:author="Polina Vinogradova" w:id="85" w:date="2026-09-21T18:57:12Z"/>
      <w:ins w:author="Polina Vinogradova" w:id="8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 (whose S-score is not necessarily immune to this) is wider because it was chosen to reproduce Karaman et al.’s published cutoffs (approximately 3 </w:t>
        </w:r>
      </w:ins>
      <w:ins w:author="Polina Vinogradova" w:id="87" w:date="2026-09-21T18:57:12Z"/>
      <m:oMath>
        <w:ins w:author="Polina Vinogradova" w:id="87" w:date="2026-09-21T18:57:12Z">
          <m:r>
            <m:t>μ</m:t>
          </m:r>
        </w:ins>
      </m:oMath>
      <w:ins w:author="Polina Vinogradova" w:id="87" w:date="2026-09-21T18:57:12Z"/>
      <w:ins w:author="Polina Vinogradova" w:id="8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to 10 nM). </w:t>
        </w:r>
      </w:ins>
      <w:ins w:author="Polina Vinogradova" w:id="89" w:date="2026-09-21T18:57:12Z"/>
      <m:oMath>
        <w:ins w:author="Polina Vinogradova" w:id="89" w:date="2026-09-21T18:57:12Z">
          <m:r>
            <m:t>β</m:t>
          </m:r>
        </w:ins>
      </m:oMath>
      <w:ins w:author="Polina Vinogradova" w:id="89" w:date="2026-09-21T18:57:12Z"/>
      <w:ins w:author="Polina Vinogradova" w:id="9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no equivalent published reference points and was kept closer to the </w:t>
        </w:r>
      </w:ins>
      <w:ins w:author="Polina Vinogradova" w:id="91" w:date="2026-09-21T18:57:12Z"/>
      <m:oMath>
        <w:ins w:author="Polina Vinogradova" w:id="9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9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ins w:author="Polina Vinogradova" w:id="9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=6</m:t>
          </m:r>
        </w:ins>
      </m:oMath>
      <w:ins w:author="Polina Vinogradova" w:id="91" w:date="2026-09-21T18:57:12Z"/>
      <w:ins w:author="Polina Vinogradova" w:id="9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active threshold used elsewhere in this work</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association-constant and log-affinity weightings are distinct reasonable choices that can rank compounds differently, which is itself an instance of the definitional instability this paper characterizes. We quantify the difference below.</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Gini coefficient.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Graczyk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adapted the Gini coefficient from economics: kinases are sorted by activity and the cumulative fraction of total binding is plotted against the cumulative fraction of kinases (a Lorenz curve). The Gini coefficient, which measures how unequally is binding distributed across the kinome, is twice the area between this curve and the diagonal of equal distribution. The original work computes it from percent-inhibition values. </w:t>
      </w:r>
      <w:ins w:author="Polina Vinogradova" w:id="9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with the entropy above, implemented the entropy on the same log-affinity scale for the same reason.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applied the standard discrete Gini formula to </w:t>
      </w:r>
      <w:del w:author="Polina Vinogradova" w:id="9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same</w:delText>
        </w:r>
      </w:del>
      <w:ins w:author="Polina Vinogradova" w:id="9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baseline-subtracted log-</w:t>
      </w:r>
      <w:del w:author="Polina Vinogradova" w:id="9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affinities used for the entropy</w:delText>
        </w:r>
      </w:del>
      <w:ins w:author="Polina Vinogradova" w:id="9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affinity profile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G(</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2</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i=1</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r>
              <w:rPr>
                <w:rFonts w:ascii="Aptos" w:cs="Aptos" w:eastAsia="Aptos" w:hAnsi="Aptos"/>
                <w:b w:val="0"/>
                <w:bCs w:val="0"/>
                <w:i w:val="0"/>
                <w:iCs w:val="0"/>
                <w:smallCaps w:val="0"/>
                <w:strike w:val="0"/>
                <w:color w:val="000000"/>
                <w:sz w:val="24"/>
                <w:szCs w:val="24"/>
                <w:u w:val="none"/>
                <w:shd w:fill="auto" w:val="clear"/>
                <w:vertAlign w:val="baseline"/>
              </w:rPr>
              <m:t xml:space="preserve">i</m:t>
            </m:r>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i=1</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N+1</m:t>
            </m:r>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=max(p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 0) sorted ascending.</m:t>
        </m:r>
      </m:oMath>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swept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 the same range as for the entropy. A compound whose binding is concentrated on one kinase has a highly unequal distribution </w:t>
      </w:r>
      <w:del w:author="Polina Vinogradova" w:id="9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and </w:delText>
        </w:r>
      </w:del>
      <w:ins w:author="Polina Vinogradova" w:id="9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m:oMath>
        <m:r>
          <w:rPr>
            <w:rFonts w:ascii="Aptos" w:cs="Aptos" w:eastAsia="Aptos" w:hAnsi="Aptos"/>
            <w:b w:val="0"/>
            <w:bCs w:val="0"/>
            <w:i w:val="0"/>
            <w:iCs w:val="0"/>
            <w:smallCaps w:val="0"/>
            <w:strike w:val="0"/>
            <w:color w:val="000000"/>
            <w:sz w:val="24"/>
            <w:szCs w:val="24"/>
            <w:u w:val="none"/>
            <w:shd w:fill="auto" w:val="clear"/>
            <w:vertAlign w:val="baseline"/>
          </w:rPr>
          <m:t xml:space="preserve">G</m:t>
        </m:r>
      </m:oMath>
      <w:ins w:author="Polina Vinogradova" w:id="9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 1</w:t>
      </w:r>
      <w:ins w:author="Polina Vinogradova" w:id="9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a compound that binds many kinases equally has </w:t>
      </w:r>
      <m:oMath>
        <m:r>
          <w:rPr>
            <w:rFonts w:ascii="Aptos" w:cs="Aptos" w:eastAsia="Aptos" w:hAnsi="Aptos"/>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 0. Higher values therefore indicate greater selectivity.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Classical pharmacological selectivity is pairwise</w:t>
      </w:r>
      <w:del w:author="Polina Vinogradova" w:id="9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9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quantifies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much more tightly </w:t>
      </w:r>
      <w:del w:author="Polina Vinogradova" w:id="10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does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compound </w:t>
      </w:r>
      <w:del w:author="Polina Vinogradova" w:id="10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bind</w:delText>
        </w:r>
      </w:del>
      <w:ins w:author="Polina Vinogradova" w:id="10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binds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primary target than an off-target</w:t>
      </w:r>
      <w:del w:author="Polina Vinogradova" w:id="10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10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implemented this as the fold-selectivity, in log units, between the primary target and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off-target:</w:t>
      </w:r>
    </w:p>
    <w:p w:rsidR="00000000" w:rsidDel="00000000" w:rsidP="00000000" w:rsidRDefault="00000000" w:rsidRPr="00000000" w14:paraId="00000031">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R(k)=p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largest affinity in the profile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{1,2,3,4,5}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selects the reference off-target. </w:t>
      </w:r>
      <w:del w:author="Polina Vinogradova" w:id="10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This is the prototypical member of the ratio family, which also includes the concentration- and target-dependent selectivity (CATDS) score of Klaeger et al.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[7]</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Members of the ratio family of selectivity definitions are concentration-dependent fractions quantifying the binding reduction at one target relative to the summed reduction across all targets</w:delText>
        </w:r>
      </w:del>
      <w:ins w:author="Polina Vinogradova" w:id="10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capped </w:t>
        </w:r>
      </w:ins>
      <w:ins w:author="Polina Vinogradova" w:id="104" w:date="2026-09-21T18:57:12Z"/>
      <m:oMath>
        <w:ins w:author="Polina Vinogradova" w:id="10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104" w:date="2026-09-21T18:57:12Z"/>
      <w:ins w:author="Polina Vinogradova" w:id="10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5 because, on the sparser Klaeger panel, a large share of compounds already have fewer than five active kinases (median 5.5; </w:t>
        </w:r>
      </w:ins>
      <w:ins w:author="Polina Vinogradova" w:id="106" w:date="2026-09-21T18:57:12Z"/>
      <m:oMath>
        <w:ins w:author="Polina Vinogradova" w:id="1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45%</m:t>
          </m:r>
        </w:ins>
      </m:oMath>
      <w:ins w:author="Polina Vinogradova" w:id="106" w:date="2026-09-21T18:57:12Z"/>
      <w:ins w:author="Polina Vinogradova" w:id="10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have fewer than five). For those compounds, a larger </w:t>
        </w:r>
      </w:ins>
      <w:ins w:author="Polina Vinogradova" w:id="108" w:date="2026-09-21T18:57:12Z"/>
      <m:oMath>
        <w:ins w:author="Polina Vinogradova" w:id="10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108" w:date="2026-09-21T18:57:12Z"/>
      <w:ins w:author="Polina Vinogradova" w:id="10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would compare the primary target against the assay floor rather than a genuine off-target. </w:t>
        </w:r>
      </w:ins>
      <w:ins w:author="Polina Vinogradova" w:id="110" w:date="2026-09-21T18:57:12Z"/>
      <m:oMath>
        <w:ins w:author="Polina Vinogradova" w:id="11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R(k)</m:t>
          </m:r>
        </w:ins>
      </m:oMath>
      <w:ins w:author="Polina Vinogradova" w:id="110" w:date="2026-09-21T18:57:12Z"/>
      <w:ins w:author="Polina Vinogradova" w:id="11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takes the affinity gap to a single chosen competitor, the </w:t>
        </w:r>
      </w:ins>
      <w:ins w:author="Polina Vinogradova" w:id="112" w:date="2026-09-21T18:57:12Z"/>
      <m:oMath>
        <w:ins w:author="Polina Vinogradova" w:id="11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112" w:date="2026-09-21T18:57:12Z"/>
      <w:ins w:author="Polina Vinogradova" w:id="11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off-target. The family also includes the concentration- and target-dependent selectivity (CATDS) score of Klaeger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instead divides each target’s concentration-dependent binding reduction by the sum of binding reductions over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target in the panel (rather than comparing to a single chosen competitor)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use the simpler fold-selectivity because the reference off-target index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then an explicit parameter whose effect can be studied directly. A larger affinity gap to the nearest competitor means greater selectivity, so higher </w:t>
      </w:r>
      <m:oMath>
        <m:r>
          <w:rPr>
            <w:rFonts w:ascii="Aptos" w:cs="Aptos" w:eastAsia="Aptos" w:hAnsi="Aptos"/>
            <w:b w:val="0"/>
            <w:bCs w:val="0"/>
            <w:i w:val="0"/>
            <w:iCs w:val="0"/>
            <w:smallCaps w:val="0"/>
            <w:strike w:val="0"/>
            <w:color w:val="000000"/>
            <w:sz w:val="24"/>
            <w:szCs w:val="24"/>
            <w:u w:val="none"/>
            <w:shd w:fill="auto" w:val="clear"/>
            <w:vertAlign w:val="baseline"/>
          </w:rPr>
          <m:t xml:space="preserve">R(k)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indicates greater selectivity.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Faithfulness to the original definitions.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S-score and the ratio are computed in the form given by their original sources (a panel-hit fraction and a primary-to-off-target affinity ratio, respectively). For the entropy and the Gini coefficient, we used the baseline-subtracted log-affinity profile in place of the original association constants (entropy) and percent-inhibition values (Gini), so that all four metrics operate on one common scale, and </w:t>
      </w:r>
      <w:del w:author="Polina Vinogradova" w:id="11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so that the</w:delText>
        </w:r>
      </w:del>
      <w:ins w:author="Polina Vinogradova" w:id="11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making</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1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appears as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explicit </w:t>
      </w:r>
      <w:ins w:author="Polina Vinogradova" w:id="11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calculation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 To confirm that this choice does not </w:t>
      </w:r>
      <w:del w:author="Polina Vinogradova" w:id="11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silently</w:delText>
        </w:r>
      </w:del>
      <w:ins w:author="Polina Vinogradova" w:id="11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implicitly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 our conclusions, we recomputed the entropy and Gini in forms closer to the originals (association-constant weighting) and compared the resulting rankings with the log-affinity forms. The two operationalizations differ substantially: for entropy, Spearman </w:t>
      </w:r>
      <m:oMath>
        <m:r>
          <w:rPr>
            <w:rFonts w:ascii="Aptos" w:cs="Aptos" w:eastAsia="Aptos" w:hAnsi="Aptos"/>
            <w:b w:val="0"/>
            <w:bCs w:val="0"/>
            <w:i w:val="0"/>
            <w:iCs w:val="0"/>
            <w:smallCaps w:val="0"/>
            <w:strike w:val="0"/>
            <w:color w:val="000000"/>
            <w:sz w:val="24"/>
            <w:szCs w:val="24"/>
            <w:u w:val="none"/>
            <w:shd w:fill="auto" w:val="clear"/>
            <w:vertAlign w:val="baseline"/>
          </w:rPr>
          <m:t xml:space="preserve">r=0.42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(Davis)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−0.32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 while for Gini, </w:t>
      </w:r>
      <m:oMath>
        <m:r>
          <w:rPr>
            <w:rFonts w:ascii="Aptos" w:cs="Aptos" w:eastAsia="Aptos" w:hAnsi="Aptos"/>
            <w:b w:val="0"/>
            <w:bCs w:val="0"/>
            <w:i w:val="0"/>
            <w:iCs w:val="0"/>
            <w:smallCaps w:val="0"/>
            <w:strike w:val="0"/>
            <w:color w:val="000000"/>
            <w:sz w:val="24"/>
            <w:szCs w:val="24"/>
            <w:u w:val="none"/>
            <w:shd w:fill="auto" w:val="clear"/>
            <w:vertAlign w:val="baseline"/>
          </w:rPr>
          <m:t xml:space="preserve">r=0.11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del w:author="Polina Vinogradova" w:id="118" w:date="2026-09-21T18:57:12Z"/>
      <m:oMath>
        <w:del w:author="Polina Vinogradova" w:id="11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−0.46</m:t>
          </m:r>
        </w:del>
      </m:oMath>
      <w:del w:author="Polina Vinogradova" w:id="118" w:date="2026-09-21T18:57:12Z"/>
      <w:ins w:author="Polina Vinogradova" w:id="118" w:date="2026-09-21T18:57:12Z"/>
      <m:oMath>
        <w:ins w:author="Polina Vinogradova" w:id="11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−0.45</m:t>
          </m:r>
        </w:ins>
      </m:oMath>
      <w:ins w:author="Polina Vinogradova" w:id="11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(Figure </w:t>
      </w:r>
      <w:del w:author="Polina Vinogradova" w:id="119" w:date="2026-09-21T18:57:12Z">
        <w:r w:rsidDel="00000000" w:rsidR="00000000" w:rsidRPr="00000000">
          <w:fldChar w:fldCharType="begin"/>
          <w:delInstrText xml:space="preserve"> HYPERLINK \l "9odyafh3bkuh" </w:del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1</w:delText>
        </w:r>
        <w:r w:rsidDel="00000000" w:rsidR="00000000" w:rsidRPr="00000000">
          <w:fldChar w:fldCharType="end"/>
        </w:r>
      </w:del>
      <w:ins w:author="Polina Vinogradova" w:id="119" w:date="2026-09-21T18:57:12Z">
        <w:r w:rsidDel="00000000" w:rsidR="00000000" w:rsidRPr="00000000">
          <w:fldChar w:fldCharType="begin"/>
          <w:instrText xml:space="preserve"> HYPERLINK \l "xent5cev5dvt" </w: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confirms that the operationalization of a named metric is </w:t>
      </w:r>
      <w:del w:author="Polina Vinogradova" w:id="12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itself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source of the definitional instability</w:t>
      </w:r>
      <w:del w:author="Polina Vinogradova" w:id="12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we report, not a neutral implementation detail</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9odyafh3bkuh" w:id="7"/>
    <w:bookmarkEnd w:id="7"/>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2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4528867"/>
              <wp:effectExtent b="0" l="0" r="0" t="0"/>
              <wp:docPr id="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334000" cy="4528867"/>
                      </a:xfrm>
                      <a:prstGeom prst="rect"/>
                      <a:ln/>
                    </pic:spPr>
                  </pic:pic>
                </a:graphicData>
              </a:graphic>
            </wp:inline>
          </w:drawing>
        </w:r>
      </w:del>
      <w:ins w:author="Polina Vinogradova" w:id="12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451449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34000" cy="4514490"/>
                      </a:xfrm>
                      <a:prstGeom prst="rect"/>
                      <a:ln/>
                    </pic:spPr>
                  </pic:pic>
                </a:graphicData>
              </a:graphic>
            </wp:inline>
          </w:drawing>
        </w:r>
      </w:ins>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 Operationalization sensitivity of the entropy and Gini coefficient. For each dataset, the compound selectivity ranking computed in a form close to the original publication (association-constant weighting) is plotted against the baseline-subtracted log-affinity form used in the main text. Top row: selectivity entropy; bottom row: Gini coefficient. The two operationalizations of the same named metric differ substantially, and the entropy ranking even reverses on Klaeger, confirming that the operationalization of a named metric is </w:t>
      </w:r>
      <w:del w:author="Polina Vinogradova" w:id="123"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itself </w:delText>
        </w:r>
      </w:del>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 source of the definitional instability</w:t>
      </w:r>
      <w:del w:author="Polina Vinogradova" w:id="124"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 we report</w:delText>
        </w:r>
      </w:del>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bookmarkStart w:colFirst="0" w:colLast="0" w:name="1yjz4asg0tvg" w:id="8"/>
    <w:bookmarkEnd w:id="8"/>
    <w:p w:rsidR="00000000" w:rsidDel="00000000" w:rsidP="00000000" w:rsidRDefault="00000000" w:rsidRPr="00000000" w14:paraId="00000036">
      <w:pPr>
        <w:pStyle w:val="Heading2"/>
        <w:rPr/>
      </w:pPr>
      <w:r w:rsidDel="00000000" w:rsidR="00000000" w:rsidRPr="00000000">
        <w:rPr>
          <w:rtl w:val="0"/>
        </w:rPr>
        <w:t xml:space="preserve">Rank Stability Analysis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definition and each parameter value, compounds were ranked from most selective (rank 1) to least selective (rank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number of compounds in the dataset). Ties were broken by average rank. This yielded 30 rank vectors per dataset</w:t>
      </w:r>
      <w:del w:author="Polina Vinogradova" w:id="12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Polina Vinogradova" w:id="12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Davis, Klaeger, and Metz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for the S-score, 7 for entropy, 7 for Gini, and 5 for ratio</w:t>
      </w:r>
      <w:ins w:author="Polina Vinogradova" w:id="12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28 for Anastassiadis, whose coarser native percent-inhibition scale supports only 9 S-score threshold values rather than 11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30"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compound, rank instability was quantified as the standard deviation of its rank across all </w:t>
      </w:r>
      <w:del w:author="Polina Vinogradova" w:id="12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30 configurations</w:delText>
        </w:r>
      </w:del>
      <w:ins w:author="Polina Vinogradova" w:id="12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configurations for that dataset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(overall instability) and separately across parameter configurations within each definition family (within-family instability). Cross-definition</w:t>
      </w:r>
      <w:ins w:author="Polina Vinogradova" w:id="12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-family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agreement was assessed using Spearman rank correlation between the median rank vectors of each definition family. The median was taken across parameter values within each family</w:t>
      </w:r>
      <w:del w:author="Polina Vinogradova" w:id="13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prior to correlation to obtain a single representative ranking per definition.</w:delText>
        </w:r>
      </w:del>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30"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13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Associations between rank instability and binding profile features were assessed using Spearman correlation</w:delText>
        </w:r>
      </w:del>
      <w:ins w:author="Polina Vinogradova" w:id="13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the mean, because the median is less sensitive to the inclusion or exclusion of outliers than the mean.</w:t>
        </w:r>
      </w:ins>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13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Associations between rank instability and binding profile features were assessed using Spearman correlation, restricted to the Klaeger and Davis datasets. These are the two datasets on a </w:t>
        </w:r>
      </w:ins>
      <w:ins w:author="Polina Vinogradova" w:id="131" w:date="2026-09-21T18:57:12Z"/>
      <m:oMath>
        <w:ins w:author="Polina Vinogradova" w:id="13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3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31" w:date="2026-09-21T18:57:12Z"/>
      <w:ins w:author="Polina Vinogradova" w:id="13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scale, so the same activity threshold and affinity-based features apply directly, allowing the predictor structure to be checked for replication across a second dataset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 features computed for each compound included: the number of active kinases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between the top and second-ranked affinities, the standard deviation and range of active affinities, and the absolute affinity of the second-ranked target. All correlations are reported with two-tailed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-values. Significance thresholds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denoted *, **, and *** respectively. Analyses were performed in Python 3.10 using NumPy, pandas, and SciPy.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13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21–23</w:delText>
        </w:r>
      </w:del>
      <w:ins w:author="Polina Vinogradova" w:id="13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22–24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secondary analysis relating selectivity rankings to clinical adverse-event outcomes (FAERS report rates and FDA-label discontinuation rates for the FDA-approved Klaeger compounds) is summarized in the Limitations section. The analysis code and full per-definition results are available in the code repository (see Data and Software Availability).</w:t>
      </w:r>
    </w:p>
    <w:bookmarkStart w:colFirst="0" w:colLast="0" w:name="lznpxsrl8gg3" w:id="9"/>
    <w:bookmarkEnd w:id="9"/>
    <w:p w:rsidR="00000000" w:rsidDel="00000000" w:rsidP="00000000" w:rsidRDefault="00000000" w:rsidRPr="00000000" w14:paraId="0000003B">
      <w:pPr>
        <w:pStyle w:val="Heading1"/>
        <w:rPr/>
      </w:pPr>
      <w:r w:rsidDel="00000000" w:rsidR="00000000" w:rsidRPr="00000000">
        <w:rPr>
          <w:rtl w:val="0"/>
        </w:rPr>
        <w:t xml:space="preserve">Results</w:t>
      </w:r>
    </w:p>
    <w:bookmarkStart w:colFirst="0" w:colLast="0" w:name="8gy7gceanodq" w:id="10"/>
    <w:bookmarkEnd w:id="10"/>
    <w:p w:rsidR="00000000" w:rsidDel="00000000" w:rsidP="00000000" w:rsidRDefault="00000000" w:rsidRPr="00000000" w14:paraId="0000003C">
      <w:pPr>
        <w:pStyle w:val="Heading2"/>
        <w:rPr/>
      </w:pPr>
      <w:r w:rsidDel="00000000" w:rsidR="00000000" w:rsidRPr="00000000">
        <w:rPr>
          <w:rtl w:val="0"/>
        </w:rPr>
        <w:t xml:space="preserve">Selectivity Definitions Cluster into Two Families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Across 30 parameter configurations (11 S-score thresholds, 7 entropy baselines, 7 Gini baselines, 5 ratio off-target indices), compound rankings were computed for all drugs in both datasets. Spearman correlations between the median ranking of each definition family reveal a consistent two-cluster structure (Table </w:t>
      </w:r>
      <w:hyperlink w:anchor="queqodxrsnrc">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Davis dataset, S-score, entropy, and Gini are mutually correlated (</w:t>
      </w:r>
      <m:oMath>
        <m:r>
          <w:rPr>
            <w:rFonts w:ascii="Aptos" w:cs="Aptos" w:eastAsia="Aptos" w:hAnsi="Aptos"/>
            <w:b w:val="0"/>
            <w:bCs w:val="0"/>
            <w:i w:val="0"/>
            <w:iCs w:val="0"/>
            <w:smallCaps w:val="0"/>
            <w:strike w:val="0"/>
            <w:color w:val="000000"/>
            <w:sz w:val="24"/>
            <w:szCs w:val="24"/>
            <w:u w:val="none"/>
            <w:shd w:fill="auto" w:val="clear"/>
            <w:vertAlign w:val="baseline"/>
          </w:rPr>
          <m:t xml:space="preserve">r=0.95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0.999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ratio correlates substantially less with each (</w:t>
      </w:r>
      <m:oMath>
        <m:r>
          <w:rPr>
            <w:rFonts w:ascii="Aptos" w:cs="Aptos" w:eastAsia="Aptos" w:hAnsi="Aptos"/>
            <w:b w:val="0"/>
            <w:bCs w:val="0"/>
            <w:i w:val="0"/>
            <w:iCs w:val="0"/>
            <w:smallCaps w:val="0"/>
            <w:strike w:val="0"/>
            <w:color w:val="000000"/>
            <w:sz w:val="24"/>
            <w:szCs w:val="24"/>
            <w:u w:val="none"/>
            <w:shd w:fill="auto" w:val="clear"/>
            <w:vertAlign w:val="baseline"/>
          </w:rPr>
          <m:t xml:space="preserve">r=0.34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134" w:date="2026-09-21T18:57:12Z"/>
      <m:oMath>
        <w:del w:author="Polina Vinogradova" w:id="13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0.45</m:t>
          </m:r>
        </w:del>
      </m:oMath>
      <w:del w:author="Polina Vinogradova" w:id="134" w:date="2026-09-21T18:57:12Z"/>
      <w:ins w:author="Polina Vinogradova" w:id="134" w:date="2026-09-21T18:57:12Z"/>
      <m:oMath>
        <w:ins w:author="Polina Vinogradova" w:id="13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0.46</m:t>
          </m:r>
        </w:ins>
      </m:oMath>
      <w:ins w:author="Polina Vinogradova" w:id="13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larger Klaeger dataset, the same structure is preserved but with lower within-cluster correlations (</w:t>
      </w:r>
      <w:del w:author="Polina Vinogradova" w:id="135" w:date="2026-09-21T18:57:12Z"/>
      <m:oMath>
        <w:del w:author="Polina Vinogradova" w:id="13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r=0.75</m:t>
          </m:r>
        </w:del>
      </m:oMath>
      <w:del w:author="Polina Vinogradova" w:id="135" w:date="2026-09-21T18:57:12Z"/>
      <w:ins w:author="Polina Vinogradova" w:id="135" w:date="2026-09-21T18:57:12Z"/>
      <m:oMath>
        <w:ins w:author="Polina Vinogradova" w:id="13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r=0.72</m:t>
          </m:r>
        </w:ins>
      </m:oMath>
      <w:ins w:author="Polina Vinogradova" w:id="13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136" w:date="2026-09-21T18:57:12Z"/>
      <m:oMath>
        <w:del w:author="Polina Vinogradova" w:id="13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0.91</m:t>
          </m:r>
        </w:del>
      </m:oMath>
      <w:del w:author="Polina Vinogradova" w:id="136" w:date="2026-09-21T18:57:12Z"/>
      <w:ins w:author="Polina Vinogradova" w:id="136" w:date="2026-09-21T18:57:12Z"/>
      <m:oMath>
        <w:ins w:author="Polina Vinogradova" w:id="13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0.90</m:t>
          </m:r>
        </w:ins>
      </m:oMath>
      <w:ins w:author="Polina Vinogradova" w:id="13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reflecting greater diversity of binding profiles among the 222 clinical compounds. The ratio definition is the consistent outlier in both datasets, with cross-family correlations of </w:t>
      </w:r>
      <w:del w:author="Polina Vinogradova" w:id="137" w:date="2026-09-21T18:57:12Z"/>
      <m:oMath>
        <w:del w:author="Polina Vinogradova" w:id="13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r=0.26</m:t>
          </m:r>
        </w:del>
      </m:oMath>
      <w:del w:author="Polina Vinogradova" w:id="137" w:date="2026-09-21T18:57:12Z"/>
      <w:ins w:author="Polina Vinogradova" w:id="137" w:date="2026-09-21T18:57:12Z"/>
      <m:oMath>
        <w:ins w:author="Polina Vinogradova" w:id="13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r=0.22</m:t>
          </m:r>
        </w:ins>
      </m:oMath>
      <w:ins w:author="Polina Vinogradova" w:id="13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0.62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queqodxrsnrc" w:id="11"/>
    <w:bookmarkEnd w:id="11"/>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1. Spearman correlations between median rankings by definition family. Upper triangle: Davis (</w:t>
      </w:r>
      <m:oMath>
        <m:r>
          <w:rPr>
            <w:rFonts w:ascii="Aptos" w:cs="Aptos" w:eastAsia="Aptos" w:hAnsi="Aptos"/>
            <w:b w:val="0"/>
            <w:bCs w:val="0"/>
            <w:i w:val="1"/>
            <w:iCs w:val="1"/>
            <w:smallCaps w:val="0"/>
            <w:strike w:val="0"/>
            <w:color w:val="000000"/>
            <w:sz w:val="24"/>
            <w:szCs w:val="24"/>
            <w:u w:val="none"/>
            <w:shd w:fill="auto" w:val="clear"/>
            <w:vertAlign w:val="baseline"/>
          </w:rPr>
          <m:t xml:space="preserve">n=68</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Lower triangle: Klaeger (</w:t>
      </w:r>
      <m:oMath>
        <m:r>
          <w:rPr>
            <w:rFonts w:ascii="Aptos" w:cs="Aptos" w:eastAsia="Aptos" w:hAnsi="Aptos"/>
            <w:b w:val="0"/>
            <w:bCs w:val="0"/>
            <w:i w:val="1"/>
            <w:iCs w:val="1"/>
            <w:smallCaps w:val="0"/>
            <w:strike w:val="0"/>
            <w:color w:val="000000"/>
            <w:sz w:val="24"/>
            <w:szCs w:val="24"/>
            <w:u w:val="none"/>
            <w:shd w:fill="auto" w:val="clear"/>
            <w:vertAlign w:val="baseline"/>
          </w:rPr>
          <m:t xml:space="preserve">n=222</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tbl>
      <w:tblPr>
        <w:tblStyle w:val="Table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3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0.949</w:delText>
              </w:r>
            </w:del>
            <w:ins w:author="Polina Vinogradova" w:id="13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0.946</w:t>
              </w:r>
            </w:ins>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3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0.954</w:delText>
              </w:r>
            </w:del>
            <w:ins w:author="Polina Vinogradova" w:id="13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0.952</w:t>
              </w:r>
            </w:ins>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4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0.454</w:delText>
              </w:r>
            </w:del>
            <w:ins w:author="Polina Vinogradova" w:id="14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0.456</w:t>
              </w:r>
            </w:ins>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4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0.910</w:delText>
              </w:r>
            </w:del>
            <w:ins w:author="Polina Vinogradova" w:id="14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0.901</w:t>
              </w:r>
            </w:ins>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0.999</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0.343</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4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0.745</w:delText>
              </w:r>
            </w:del>
            <w:ins w:author="Polina Vinogradova" w:id="14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0.722</w:t>
              </w:r>
            </w:ins>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4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0.869</w:delText>
              </w:r>
            </w:del>
            <w:ins w:author="Polina Vinogradova" w:id="14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0.866</w:t>
              </w:r>
            </w:ins>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0.343</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4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0.265</w:delText>
              </w:r>
            </w:del>
            <w:ins w:author="Polina Vinogradova" w:id="14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0.223</w:t>
              </w:r>
            </w:ins>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4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0.480</w:delText>
              </w:r>
            </w:del>
            <w:ins w:author="Polina Vinogradova" w:id="14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0.483</w:t>
              </w:r>
            </w:ins>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4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0.617</w:delText>
              </w:r>
            </w:del>
            <w:ins w:author="Polina Vinogradova" w:id="14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0.616</w:t>
              </w:r>
            </w:ins>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two-family structure reflects a fundamental difference in what the definitions measure. The S-score, entropy, and Gini all quantify the concentration of activity across the full kinase panel. They differ in functional form but respond to the same underlying property of the binding profile. The ratio definition, by contrast, quantifies the gap between the primary target and a specific off-target, ignoring the remainder of the binding profile entirely. A compound that strongly inhibits one kinase and moderately inhibits twenty others will be ranked as highly selective by ratio (large gap to the second target) but as moderately promiscuous by entropy and Gini (activity distributed across many targets).</w:t>
      </w:r>
    </w:p>
    <w:bookmarkStart w:colFirst="0" w:colLast="0" w:name="t35oc1xt5kqm" w:id="12"/>
    <w:bookmarkEnd w:id="12"/>
    <w:p w:rsidR="00000000" w:rsidDel="00000000" w:rsidP="00000000" w:rsidRDefault="00000000" w:rsidRPr="00000000" w14:paraId="00000059">
      <w:pPr>
        <w:pStyle w:val="Heading2"/>
        <w:rPr/>
      </w:pPr>
      <w:r w:rsidDel="00000000" w:rsidR="00000000" w:rsidRPr="00000000">
        <w:rPr>
          <w:rtl w:val="0"/>
        </w:rPr>
        <w:t xml:space="preserve">The Two-Family Structure Replicates Across Assay Technologies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Davis and Klaeger pattern of Table </w:t>
      </w:r>
      <w:hyperlink w:anchor="queqodxrsnrc">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extends to the two further datasets, across three assay technologies and both readout types (Figure </w:t>
      </w:r>
      <w:del w:author="Polina Vinogradova" w:id="147" w:date="2026-09-21T18:57:12Z">
        <w:r w:rsidDel="00000000" w:rsidR="00000000" w:rsidRPr="00000000">
          <w:fldChar w:fldCharType="begin"/>
          <w:delInstrText xml:space="preserve"> HYPERLINK \l "98fkf2nm7ojj" </w:del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2</w:delText>
        </w:r>
        <w:r w:rsidDel="00000000" w:rsidR="00000000" w:rsidRPr="00000000">
          <w:fldChar w:fldCharType="end"/>
        </w:r>
      </w:del>
      <w:ins w:author="Polina Vinogradova" w:id="147" w:date="2026-09-21T18:57:12Z">
        <w:r w:rsidDel="00000000" w:rsidR="00000000" w:rsidRPr="00000000">
          <w:fldChar w:fldCharType="begin"/>
          <w:instrText xml:space="preserve"> HYPERLINK \l "mhv1woof961o" </w: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all four, the S-score, entropy, and Gini remain mutually correlated (within-family Spearman </w:t>
      </w:r>
      <w:del w:author="Polina Vinogradova" w:id="148" w:date="2026-09-21T18:57:12Z"/>
      <m:oMath>
        <w:del w:author="Polina Vinogradova" w:id="14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r=0.74</m:t>
          </m:r>
        </w:del>
      </m:oMath>
      <w:del w:author="Polina Vinogradova" w:id="148" w:date="2026-09-21T18:57:12Z"/>
      <w:ins w:author="Polina Vinogradova" w:id="148" w:date="2026-09-21T18:57:12Z"/>
      <m:oMath>
        <w:ins w:author="Polina Vinogradova" w:id="14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r=0.72</m:t>
          </m:r>
        </w:ins>
      </m:oMath>
      <w:ins w:author="Polina Vinogradova" w:id="14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149" w:date="2026-09-21T18:57:12Z"/>
      <m:oMath>
        <w:del w:author="Polina Vinogradova" w:id="14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0.99</m:t>
          </m:r>
        </w:del>
      </m:oMath>
      <w:del w:author="Polina Vinogradova" w:id="149" w:date="2026-09-21T18:57:12Z"/>
      <w:ins w:author="Polina Vinogradova" w:id="149" w:date="2026-09-21T18:57:12Z"/>
      <m:oMath>
        <w:ins w:author="Polina Vinogradova" w:id="14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0.999</m:t>
          </m:r>
        </w:ins>
      </m:oMath>
      <w:ins w:author="Polina Vinogradova" w:id="14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the ratio definition is the consistent outlier. Its correlation with the distribution-based family is </w:t>
      </w:r>
      <w:del w:author="Polina Vinogradova" w:id="150" w:date="2026-09-21T18:57:12Z"/>
      <m:oMath>
        <w:del w:author="Polina Vinogradova" w:id="15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0.52</m:t>
          </m:r>
        </w:del>
      </m:oMath>
      <w:del w:author="Polina Vinogradova" w:id="150" w:date="2026-09-21T18:57:12Z"/>
      <w:ins w:author="Polina Vinogradova" w:id="150" w:date="2026-09-21T18:57:12Z"/>
      <m:oMath>
        <w:ins w:author="Polina Vinogradova" w:id="15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0.49</m:t>
          </m:r>
        </w:ins>
      </m:oMath>
      <w:ins w:author="Polina Vinogradova" w:id="15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0.56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Anastassiadis functional-activity dataset and only </w:t>
      </w:r>
      <m:oMath>
        <m:r>
          <w:rPr>
            <w:rFonts w:ascii="Aptos" w:cs="Aptos" w:eastAsia="Aptos" w:hAnsi="Aptos"/>
            <w:b w:val="0"/>
            <w:bCs w:val="0"/>
            <w:i w:val="0"/>
            <w:iCs w:val="0"/>
            <w:smallCaps w:val="0"/>
            <w:strike w:val="0"/>
            <w:color w:val="000000"/>
            <w:sz w:val="24"/>
            <w:szCs w:val="24"/>
            <w:u w:val="none"/>
            <w:shd w:fill="auto" w:val="clear"/>
            <w:vertAlign w:val="baseline"/>
          </w:rPr>
          <m:t xml:space="preserve">0.14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0.19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Metz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The degree of separation varies with the assay, but in every case the ratio definition measures something the distribution-based definitions do not.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instability findings also replicate. Compounds with no active kinases (Type 1, below) are markedly more rank-unstable than active compounds wherever such compounds exist: mean rank </w:t>
      </w:r>
      <w:del w:author="Polina Vinogradova" w:id="151" w:date="2026-09-21T18:57:12Z"/>
      <m:oMath>
        <w:del w:author="Polina Vinogradova" w:id="151" w:date="2026-09-21T18:57:12Z">
          <m:r>
            <m:t>σ</m:t>
          </m:r>
        </w:del>
        <w:del w:author="Polina Vinogradova" w:id="15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=37.6</m:t>
          </m:r>
        </w:del>
      </m:oMath>
      <w:del w:author="Polina Vinogradova" w:id="151" w:date="2026-09-21T18:57:12Z"/>
      <w:ins w:author="Polina Vinogradova" w:id="151" w:date="2026-09-21T18:57:12Z"/>
      <m:oMath>
        <w:ins w:author="Polina Vinogradova" w:id="151" w:date="2026-09-21T18:57:12Z">
          <m:r>
            <m:t>σ</m:t>
          </m:r>
        </w:ins>
        <w:ins w:author="Polina Vinogradova" w:id="15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=36.8</m:t>
          </m:r>
        </w:ins>
      </m:oMath>
      <w:ins w:author="Polina Vinogradova" w:id="15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del w:author="Polina Vinogradova" w:id="152" w:date="2026-09-21T18:57:12Z"/>
      <m:oMath>
        <w:del w:author="Polina Vinogradova" w:id="15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22.0</m:t>
          </m:r>
        </w:del>
      </m:oMath>
      <w:del w:author="Polina Vinogradova" w:id="152" w:date="2026-09-21T18:57:12Z"/>
      <w:ins w:author="Polina Vinogradova" w:id="152" w:date="2026-09-21T18:57:12Z"/>
      <m:oMath>
        <w:ins w:author="Polina Vinogradova" w:id="15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21.7</m:t>
          </m:r>
        </w:ins>
      </m:oMath>
      <w:ins w:author="Polina Vinogradova" w:id="15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Anastassiadis and </w:t>
      </w:r>
      <w:del w:author="Polina Vinogradova" w:id="153" w:date="2026-09-21T18:57:12Z"/>
      <m:oMath>
        <w:del w:author="Polina Vinogradova" w:id="15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178.7</m:t>
          </m:r>
        </w:del>
      </m:oMath>
      <w:del w:author="Polina Vinogradova" w:id="153" w:date="2026-09-21T18:57:12Z"/>
      <w:ins w:author="Polina Vinogradova" w:id="153" w:date="2026-09-21T18:57:12Z"/>
      <m:oMath>
        <w:ins w:author="Polina Vinogradova" w:id="15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178.5</m:t>
          </m:r>
        </w:ins>
      </m:oMath>
      <w:ins w:author="Polina Vinogradova" w:id="15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del w:author="Polina Vinogradova" w:id="154" w:date="2026-09-21T18:57:12Z"/>
      <m:oMath>
        <w:del w:author="Polina Vinogradova" w:id="15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108.2</m:t>
          </m:r>
        </w:del>
      </m:oMath>
      <w:del w:author="Polina Vinogradova" w:id="154" w:date="2026-09-21T18:57:12Z"/>
      <w:ins w:author="Polina Vinogradova" w:id="154" w:date="2026-09-21T18:57:12Z"/>
      <m:oMath>
        <w:ins w:author="Polina Vinogradova" w:id="15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108.1</m:t>
          </m:r>
        </w:ins>
      </m:oMath>
      <w:ins w:author="Polina Vinogradova" w:id="15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Metz, matching the </w:t>
      </w:r>
      <w:del w:author="Polina Vinogradova" w:id="155" w:date="2026-09-21T18:57:12Z"/>
      <m:oMath>
        <w:del w:author="Polina Vinogradova" w:id="15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73.8</m:t>
          </m:r>
        </w:del>
      </m:oMath>
      <w:del w:author="Polina Vinogradova" w:id="155" w:date="2026-09-21T18:57:12Z"/>
      <w:ins w:author="Polina Vinogradova" w:id="155" w:date="2026-09-21T18:57:12Z"/>
      <m:oMath>
        <w:ins w:author="Polina Vinogradova" w:id="15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72.9</m:t>
          </m:r>
        </w:ins>
      </m:oMath>
      <w:ins w:author="Polina Vinogradova" w:id="15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del w:author="Polina Vinogradova" w:id="156" w:date="2026-09-21T18:57:12Z"/>
      <m:oMath>
        <w:del w:author="Polina Vinogradova" w:id="15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32.4</m:t>
          </m:r>
        </w:del>
      </m:oMath>
      <w:del w:author="Polina Vinogradova" w:id="156" w:date="2026-09-21T18:57:12Z"/>
      <w:ins w:author="Polina Vinogradova" w:id="156" w:date="2026-09-21T18:57:12Z"/>
      <m:oMath>
        <w:ins w:author="Polina Vinogradova" w:id="15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31.3</m:t>
          </m:r>
        </w:ins>
      </m:oMath>
      <w:ins w:author="Polina Vinogradova" w:id="15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contrast on Klaeger (Davis contains no zero-active compounds). Within the distribution-based family, the number of active kinases negatively predicts entropy instability in every dataset (</w:t>
      </w:r>
      <m:oMath>
        <m:r>
          <w:rPr>
            <w:rFonts w:ascii="Aptos" w:cs="Aptos" w:eastAsia="Aptos" w:hAnsi="Aptos"/>
            <w:b w:val="0"/>
            <w:bCs w:val="0"/>
            <w:i w:val="0"/>
            <w:iCs w:val="0"/>
            <w:smallCaps w:val="0"/>
            <w:strike w:val="0"/>
            <w:color w:val="000000"/>
            <w:sz w:val="24"/>
            <w:szCs w:val="24"/>
            <w:u w:val="none"/>
            <w:shd w:fill="auto" w:val="clear"/>
            <w:vertAlign w:val="baseline"/>
          </w:rPr>
          <m:t xml:space="preserve">r=−0.28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w:del w:author="Polina Vinogradova" w:id="157" w:date="2026-09-21T18:57:12Z"/>
      <m:oMath>
        <w:del w:author="Polina Vinogradova" w:id="15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−0.46</m:t>
          </m:r>
        </w:del>
      </m:oMath>
      <w:del w:author="Polina Vinogradova" w:id="157" w:date="2026-09-21T18:57:12Z"/>
      <w:ins w:author="Polina Vinogradova" w:id="157" w:date="2026-09-21T18:57:12Z"/>
      <m:oMath>
        <w:ins w:author="Polina Vinogradova" w:id="15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−0.43</m:t>
          </m:r>
        </w:ins>
      </m:oMath>
      <w:ins w:author="Polina Vinogradova" w:id="15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affinity gap predicts ratio instability on Davis, Klaeger, and Metz (</w:t>
      </w:r>
      <w:del w:author="Polina Vinogradova" w:id="158" w:date="2026-09-21T18:57:12Z"/>
      <m:oMath>
        <w:del w:author="Polina Vinogradova" w:id="15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r=−0.45</m:t>
          </m:r>
        </w:del>
      </m:oMath>
      <w:del w:author="Polina Vinogradova" w:id="158" w:date="2026-09-21T18:57:12Z"/>
      <w:ins w:author="Polina Vinogradova" w:id="158" w:date="2026-09-21T18:57:12Z"/>
      <m:oMath>
        <w:ins w:author="Polina Vinogradova" w:id="15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r=−0.44</m:t>
          </m:r>
        </w:ins>
      </m:oMath>
      <w:ins w:author="Polina Vinogradova" w:id="15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−0.34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59" w:date="2026-09-21T18:57:12Z"/>
      <m:oMath>
        <w:del w:author="Polina Vinogradova" w:id="15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−0.26</m:t>
          </m:r>
        </w:del>
      </m:oMath>
      <w:del w:author="Polina Vinogradova" w:id="159" w:date="2026-09-21T18:57:12Z"/>
      <w:ins w:author="Polina Vinogradova" w:id="159" w:date="2026-09-21T18:57:12Z"/>
      <m:oMath>
        <w:ins w:author="Polina Vinogradova" w:id="15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−0.27</m:t>
          </m:r>
        </w:ins>
      </m:oMath>
      <w:ins w:author="Polina Vinogradova" w:id="15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detailed below.</w:t>
      </w:r>
    </w:p>
    <w:bookmarkStart w:colFirst="0" w:colLast="0" w:name="98fkf2nm7ojj" w:id="13"/>
    <w:bookmarkEnd w:id="13"/>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6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1549174"/>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34000" cy="1549174"/>
                      </a:xfrm>
                      <a:prstGeom prst="rect"/>
                      <a:ln/>
                    </pic:spPr>
                  </pic:pic>
                </a:graphicData>
              </a:graphic>
            </wp:inline>
          </w:drawing>
        </w:r>
      </w:del>
      <w:ins w:author="Polina Vinogradova" w:id="16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1549174"/>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34000" cy="1549174"/>
                      </a:xfrm>
                      <a:prstGeom prst="rect"/>
                      <a:ln/>
                    </pic:spPr>
                  </pic:pic>
                </a:graphicData>
              </a:graphic>
            </wp:inline>
          </w:drawing>
        </w:r>
      </w:ins>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 Spearman correlations between the median rankings of the four selectivity definitions, computed independently on each of the four datasets (compound </w:t>
      </w:r>
      <m:oMath>
        <m:r>
          <m: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kinase panel sizes shown). In every dataset the S-score (S), entropy (Ent), and Gini cluster together while the ratio is the consistent outlier (the ratio row and column are the least green throughout), confirming the two-family structure across competition-binding, chemoproteomic, and functional-activity assays.</w:t>
      </w:r>
    </w:p>
    <w:bookmarkStart w:colFirst="0" w:colLast="0" w:name="o9liosl8nmyc" w:id="14"/>
    <w:bookmarkEnd w:id="14"/>
    <w:p w:rsidR="00000000" w:rsidDel="00000000" w:rsidP="00000000" w:rsidRDefault="00000000" w:rsidRPr="00000000" w14:paraId="0000005E">
      <w:pPr>
        <w:pStyle w:val="Heading2"/>
        <w:rPr/>
      </w:pPr>
      <w:r w:rsidDel="00000000" w:rsidR="00000000" w:rsidRPr="00000000">
        <w:rPr>
          <w:rtl w:val="0"/>
        </w:rPr>
        <w:t xml:space="preserve">Rank Instability Is Structured and Predictable</w:t>
      </w:r>
    </w:p>
    <w:bookmarkStart w:colFirst="0" w:colLast="0" w:name="z43egrk91kr8" w:id="15"/>
    <w:bookmarkEnd w:id="15"/>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6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27397"/>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33900" cy="1127397"/>
                      </a:xfrm>
                      <a:prstGeom prst="rect"/>
                      <a:ln/>
                    </pic:spPr>
                  </pic:pic>
                </a:graphicData>
              </a:graphic>
            </wp:inline>
          </w:drawing>
        </w:r>
      </w:del>
      <w:ins w:author="Polina Vinogradova" w:id="16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24358"/>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33900" cy="1124358"/>
                      </a:xfrm>
                      <a:prstGeom prst="rect"/>
                      <a:ln/>
                    </pic:spPr>
                  </pic:pic>
                </a:graphicData>
              </a:graphic>
            </wp:inline>
          </w:drawing>
        </w:r>
      </w:ins>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 Best predictor of rank instability within each definition family (Klaeger dataset, active compounds, </w:t>
      </w:r>
      <m:oMath>
        <m:r>
          <w:rPr>
            <w:rFonts w:ascii="Aptos" w:cs="Aptos" w:eastAsia="Aptos" w:hAnsi="Aptos"/>
            <w:b w:val="0"/>
            <w:bCs w:val="0"/>
            <w:i w:val="1"/>
            <w:iCs w:val="1"/>
            <w:smallCaps w:val="0"/>
            <w:strike w:val="0"/>
            <w:color w:val="000000"/>
            <w:sz w:val="24"/>
            <w:szCs w:val="24"/>
            <w:u w:val="none"/>
            <w:shd w:fill="auto" w:val="clear"/>
            <w:vertAlign w:val="baseline"/>
          </w:rPr>
          <m:t xml:space="preserve">n=206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Ratio instability is best predicted by the top</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m:t>
            </m:r>
          </m:e>
          <m:sub>
            <m:r>
              <w:rPr>
                <w:rFonts w:ascii="Aptos" w:cs="Aptos" w:eastAsia="Aptos" w:hAnsi="Aptos"/>
                <w:b w:val="0"/>
                <w:bCs w:val="0"/>
                <w:i w:val="1"/>
                <w:iCs w:val="1"/>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m:t>
            </m:r>
          </m:e>
          <m:sub>
            <m:r>
              <w:rPr>
                <w:rFonts w:ascii="Aptos" w:cs="Aptos" w:eastAsia="Aptos" w:hAnsi="Aptos"/>
                <w:b w:val="0"/>
                <w:bCs w:val="0"/>
                <w:i w:val="1"/>
                <w:iCs w:val="1"/>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affinity gap; entropy, Gini, and S-score instability are best predicted by features of the active affinity distribution.</w:t>
      </w:r>
    </w:p>
    <w:bookmarkStart w:colFirst="0" w:colLast="0" w:name="694rs5nn0kz9" w:id="16"/>
    <w:bookmarkEnd w:id="16"/>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rank instability (measured as the standard deviation of a compound’s rank across all 30 configurations) varies substantially across compounds (Klaeger: mean </w:t>
      </w:r>
      <w:del w:author="Polina Vinogradova" w:id="162" w:date="2026-09-21T18:57:12Z"/>
      <m:oMath>
        <w:del w:author="Polina Vinogradova" w:id="162" w:date="2026-09-21T18:57:12Z">
          <m:r>
            <m:t>σ</m:t>
          </m:r>
        </w:del>
        <w:del w:author="Polina Vinogradova" w:id="16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=35.4</m:t>
          </m:r>
        </w:del>
      </m:oMath>
      <w:del w:author="Polina Vinogradova" w:id="162" w:date="2026-09-21T18:57:12Z"/>
      <w:ins w:author="Polina Vinogradova" w:id="162" w:date="2026-09-21T18:57:12Z"/>
      <m:oMath>
        <w:ins w:author="Polina Vinogradova" w:id="162" w:date="2026-09-21T18:57:12Z">
          <m:r>
            <m:t>σ</m:t>
          </m:r>
        </w:ins>
        <w:ins w:author="Polina Vinogradova" w:id="16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=34.3</m:t>
          </m:r>
        </w:ins>
      </m:oMath>
      <w:ins w:author="Polina Vinogradova" w:id="16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 </w:t>
      </w:r>
      <w:del w:author="Polina Vinogradova" w:id="163" w:date="2026-09-21T18:57:12Z"/>
      <m:oMath>
        <w:del w:author="Polina Vinogradova" w:id="16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7.1</m:t>
          </m:r>
        </w:del>
      </m:oMath>
      <w:del w:author="Polina Vinogradova" w:id="163" w:date="2026-09-21T18:57:12Z"/>
      <w:ins w:author="Polina Vinogradova" w:id="163" w:date="2026-09-21T18:57:12Z"/>
      <m:oMath>
        <w:ins w:author="Polina Vinogradova" w:id="16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7.0</m:t>
          </m:r>
        </w:ins>
      </m:oMath>
      <w:ins w:author="Polina Vinogradova" w:id="16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164" w:date="2026-09-21T18:57:12Z"/>
      <m:oMath>
        <w:del w:author="Polina Vinogradova" w:id="16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91.6</m:t>
          </m:r>
        </w:del>
      </m:oMath>
      <w:del w:author="Polina Vinogradova" w:id="164" w:date="2026-09-21T18:57:12Z"/>
      <w:ins w:author="Polina Vinogradova" w:id="164" w:date="2026-09-21T18:57:12Z"/>
      <m:oMath>
        <w:ins w:author="Polina Vinogradova" w:id="16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90.7</m:t>
          </m:r>
        </w:ins>
      </m:oMath>
      <w:ins w:author="Polina Vinogradova" w:id="16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Davis: mean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 </w:t>
      </w:r>
      <w:del w:author="Polina Vinogradova" w:id="165" w:date="2026-09-21T18:57:12Z"/>
      <m:oMath>
        <w:del w:author="Polina Vinogradova" w:id="16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1.6</m:t>
          </m:r>
        </w:del>
      </m:oMath>
      <w:del w:author="Polina Vinogradova" w:id="165" w:date="2026-09-21T18:57:12Z"/>
      <w:ins w:author="Polina Vinogradova" w:id="165" w:date="2026-09-21T18:57:12Z"/>
      <m:oMath>
        <w:ins w:author="Polina Vinogradova" w:id="16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1.8</m:t>
          </m:r>
        </w:ins>
      </m:oMath>
      <w:ins w:author="Polina Vinogradova" w:id="16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19.3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Instability is not uniformly distributed: within each definition family, specific binding profile features predict which compounds receive unstable rankings (Table </w:t>
      </w:r>
      <w:del w:author="Polina Vinogradova" w:id="166" w:date="2026-09-21T18:57:12Z">
        <w:r w:rsidDel="00000000" w:rsidR="00000000" w:rsidRPr="00000000">
          <w:fldChar w:fldCharType="begin"/>
        </w:r>
        <w:r w:rsidDel="00000000" w:rsidR="00000000" w:rsidRPr="00000000">
          <w:delInstrText xml:space="preserve">HYPERLINK \l "9qjlhyzcttv9"</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2</w:delText>
        </w:r>
        <w:r w:rsidDel="00000000" w:rsidR="00000000" w:rsidRPr="00000000">
          <w:fldChar w:fldCharType="end"/>
        </w:r>
      </w:del>
      <w:ins w:author="Polina Vinogradova" w:id="166" w:date="2026-09-21T18:57:12Z">
        <w:r w:rsidDel="00000000" w:rsidR="00000000" w:rsidRPr="00000000">
          <w:fldChar w:fldCharType="begin"/>
        </w:r>
        <w:r w:rsidDel="00000000" w:rsidR="00000000" w:rsidRPr="00000000">
          <w:instrText xml:space="preserve">HYPERLINK \l "gup9m5dpgaan"</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[tab:predictors]</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ratio family, the gap between the top and second-ranked affinities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is the strongest predictor of instability (Figure </w:t>
      </w:r>
      <w:del w:author="Polina Vinogradova" w:id="167" w:date="2026-09-21T18:57:12Z">
        <w:r w:rsidDel="00000000" w:rsidR="00000000" w:rsidRPr="00000000">
          <w:fldChar w:fldCharType="begin"/>
          <w:delInstrText xml:space="preserve"> HYPERLINK \l "z43egrk91kr8" </w:del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del>
      <w:ins w:author="Polina Vinogradova" w:id="167" w:date="2026-09-21T18:57:12Z">
        <w:r w:rsidDel="00000000" w:rsidR="00000000" w:rsidRPr="00000000">
          <w:fldChar w:fldCharType="begin"/>
          <w:instrText xml:space="preserve"> HYPERLINK \l "ux1uxnhsapvv" </w: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68" w:date="2026-09-21T18:57:12Z"/>
      <m:oMath>
        <w:del w:author="Polina Vinogradova" w:id="16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r=−0.446</m:t>
          </m:r>
        </w:del>
      </m:oMath>
      <w:del w:author="Polina Vinogradova" w:id="168" w:date="2026-09-21T18:57:12Z"/>
      <w:ins w:author="Polina Vinogradova" w:id="168" w:date="2026-09-21T18:57:12Z"/>
      <m:oMath>
        <w:ins w:author="Polina Vinogradova" w:id="16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r=−0.444</m:t>
          </m:r>
        </w:ins>
      </m:oMath>
      <w:ins w:author="Polina Vinogradova" w:id="16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Davis,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r=−0.341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Compounds with near-identical affinities for their two best-bound kinases receive highly variable ratio rankings because the choice of reference off-target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m:oMath>
        <m:r>
          <w:rPr>
            <w:rFonts w:ascii="Aptos" w:cs="Aptos" w:eastAsia="Aptos" w:hAnsi="Aptos"/>
            <w:b w:val="0"/>
            <w:bCs w:val="0"/>
            <w:i w:val="0"/>
            <w:iCs w:val="0"/>
            <w:smallCaps w:val="0"/>
            <w:strike w:val="0"/>
            <w:color w:val="000000"/>
            <w:sz w:val="24"/>
            <w:szCs w:val="24"/>
            <w:u w:val="none"/>
            <w:shd w:fill="auto" w:val="clear"/>
            <w:vertAlign w:val="baseline"/>
          </w:rPr>
          <m:t xml:space="preserve">k=2,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determines whether the compound appears selective or promiscuous.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entropy and Gini families, the number of active kinases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negatively predicts instability (</w:t>
      </w:r>
      <m:oMath>
        <m:r>
          <w:rPr>
            <w:rFonts w:ascii="Aptos" w:cs="Aptos" w:eastAsia="Aptos" w:hAnsi="Aptos"/>
            <w:b w:val="0"/>
            <w:bCs w:val="0"/>
            <w:i w:val="0"/>
            <w:iCs w:val="0"/>
            <w:smallCaps w:val="0"/>
            <w:strike w:val="0"/>
            <w:color w:val="000000"/>
            <w:sz w:val="24"/>
            <w:szCs w:val="24"/>
            <w:u w:val="none"/>
            <w:shd w:fill="auto" w:val="clear"/>
            <w:vertAlign w:val="baseline"/>
          </w:rPr>
          <m:t xml:space="preserve">r=−0.279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entropy on Davis, </w:t>
      </w:r>
      <w:del w:author="Polina Vinogradova" w:id="169" w:date="2026-09-21T18:57:12Z"/>
      <m:oMath>
        <w:del w:author="Polina Vinogradova" w:id="16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r=−0.455</m:t>
          </m:r>
        </w:del>
      </m:oMath>
      <w:del w:author="Polina Vinogradova" w:id="169" w:date="2026-09-21T18:57:12Z"/>
      <w:ins w:author="Polina Vinogradova" w:id="169" w:date="2026-09-21T18:57:12Z"/>
      <m:oMath>
        <w:ins w:author="Polina Vinogradova" w:id="16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r=−0.409</m:t>
          </m:r>
        </w:ins>
      </m:oMath>
      <w:ins w:author="Polina Vinogradova" w:id="16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Compounds with many active kinases have well-defined broad profiles whose entropy and Gini scores are stable across baseline choices, while compounds with few active kinases are sensitive to the baseline because small changes can move targets in or out of the active set, altering the distribution substantially. The active affinity range is also a significant predictor for the S-score and entropy on Klaeger (</w:t>
      </w:r>
      <w:del w:author="Polina Vinogradova" w:id="170" w:date="2026-09-21T18:57:12Z"/>
      <m:oMath>
        <w:del w:author="Polina Vinogradova" w:id="17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r=−0.46</m:t>
          </m:r>
        </w:del>
      </m:oMath>
      <w:del w:author="Polina Vinogradova" w:id="170" w:date="2026-09-21T18:57:12Z"/>
      <w:ins w:author="Polina Vinogradova" w:id="170" w:date="2026-09-21T18:57:12Z"/>
      <m:oMath>
        <w:ins w:author="Polina Vinogradova" w:id="17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r=−0.35</m:t>
          </m:r>
        </w:ins>
      </m:oMath>
      <w:ins w:author="Polina Vinogradova" w:id="17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del w:author="Polina Vinogradova" w:id="171" w:date="2026-09-21T18:57:12Z"/>
      <m:oMath>
        <w:del w:author="Polina Vinogradova" w:id="17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−0.32</m:t>
          </m:r>
        </w:del>
      </m:oMath>
      <w:del w:author="Polina Vinogradova" w:id="171" w:date="2026-09-21T18:57:12Z"/>
      <w:ins w:author="Polina Vinogradova" w:id="171" w:date="2026-09-21T18:57:12Z"/>
      <m:oMath>
        <w:ins w:author="Polina Vinogradova" w:id="17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−0.27</m:t>
          </m:r>
        </w:ins>
      </m:oMath>
      <w:ins w:author="Polina Vinogradova" w:id="17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del w:author="Polina Vinogradova" w:id="17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Gini </w:delText>
        </w:r>
      </w:del>
      <w:ins w:author="Polina Vinogradova" w:id="17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Gini is not significantly predicted by this feature (</w:t>
        </w:r>
      </w:ins>
      <w:del w:author="Polina Vinogradova" w:id="173" w:date="2026-09-21T18:57:12Z"/>
      <m:oMath>
        <w:del w:author="Polina Vinogradova" w:id="17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r=−0.16</m:t>
          </m:r>
        </w:del>
      </m:oMath>
      <w:del w:author="Polina Vinogradova" w:id="173" w:date="2026-09-21T18:57:12Z"/>
      <w:ins w:author="Polina Vinogradova" w:id="173" w:date="2026-09-21T18:57:12Z"/>
      <m:oMath>
        <w:ins w:author="Polina Vinogradova" w:id="17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r=−0.10</m:t>
          </m:r>
        </w:ins>
      </m:oMath>
      <w:ins w:author="Polina Vinogradova" w:id="17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74" w:date="2026-09-21T18:57:12Z"/>
      <m:oMath>
        <w:del w:author="Polina Vinogradova" w:id="17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p&lt;0.05</m:t>
          </m:r>
        </w:del>
      </m:oMath>
      <w:del w:author="Polina Vinogradova" w:id="174" w:date="2026-09-21T18:57:12Z"/>
      <w:ins w:author="Polina Vinogradova" w:id="174" w:date="2026-09-21T18:57:12Z"/>
      <m:oMath>
        <w:ins w:author="Polina Vinogradova" w:id="17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p=0.15</m:t>
          </m:r>
        </w:ins>
      </m:oMath>
      <w:ins w:author="Polina Vinogradova" w:id="17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consistent with the interpretation that heterogeneous profiles (whose affinities span a wide range) yield more reproducible rankings across parameter choices than flat profiles (in which many near-equal affinities reshuffle as the parameter changes).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89"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17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 instability’s strongest predictor in either dataset (</w:t>
        </w:r>
      </w:ins>
      <w:ins w:author="Polina Vinogradova" w:id="176" w:date="2026-09-21T18:57:12Z"/>
      <m:oMath>
        <w:ins w:author="Polina Vinogradova" w:id="17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r=+0.346</m:t>
          </m:r>
        </w:ins>
      </m:oMath>
      <w:ins w:author="Polina Vinogradova" w:id="176" w:date="2026-09-21T18:57:12Z"/>
      <w:ins w:author="Polina Vinogradova" w:id="17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78" w:date="2026-09-21T18:57:12Z"/>
      <m:oMath>
        <w:ins w:author="Polina Vinogradova" w:id="17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p&lt;0.001</m:t>
          </m:r>
        </w:ins>
      </m:oMath>
      <w:ins w:author="Polina Vinogradova" w:id="178" w:date="2026-09-21T18:57:12Z"/>
      <w:ins w:author="Polina Vinogradova" w:id="17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is skewness, exceeding every other feature–family pairing in Table </w:t>
        </w:r>
        <w:r w:rsidDel="00000000" w:rsidR="00000000" w:rsidRPr="00000000">
          <w:fldChar w:fldCharType="begin"/>
        </w:r>
        <w:r w:rsidDel="00000000" w:rsidR="00000000" w:rsidRPr="00000000">
          <w:instrText xml:space="preserve">HYPERLINK \l "gup9m5dpgaan"</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[tab:predictors]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apart from the ratio’s top</w:t>
        </w:r>
      </w:ins>
      <w:ins w:author="Polina Vinogradova" w:id="180"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180" w:date="2026-09-21T18:57:12Z"/>
      <w:ins w:author="Polina Vinogradova" w:id="18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w:ins>
      <w:ins w:author="Polina Vinogradova" w:id="182"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ins w:author="Polina Vinogradova" w:id="182" w:date="2026-09-21T18:57:12Z"/>
      <w:ins w:author="Polina Vinogradova" w:id="18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dependence. Unlike the other features above, it targets what Gini measures directly, i.e. the shape of the active-affinity distribution’s inequality. The positive sign of this correlation is consistent with right-skewed active distributions being the least stable. Most active kinases bound only modestly above threshold, with one (or a few) much more potent outliers, concentrating mass near the baseline boundary. A small shift in </w:t>
        </w:r>
      </w:ins>
      <w:ins w:author="Polina Vinogradova" w:id="184" w:date="2026-09-21T18:57:12Z"/>
      <m:oMath>
        <w:ins w:author="Polina Vinogradova" w:id="184" w:date="2026-09-21T18:57:12Z">
          <m:r>
            <m:t>β</m:t>
          </m:r>
        </w:ins>
      </m:oMath>
      <w:ins w:author="Polina Vinogradova" w:id="184" w:date="2026-09-21T18:57:12Z"/>
      <w:ins w:author="Polina Vinogradova" w:id="18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moves that mass in or out of the active set. Left-skewed profiles (most active kinases tightly bound, few sitting near threshold) are comparatively insensitive to that choice. As with active affinity std/range above, the relationship does not replicate on Davis (</w:t>
        </w:r>
      </w:ins>
      <w:ins w:author="Polina Vinogradova" w:id="186" w:date="2026-09-21T18:57:12Z"/>
      <m:oMath>
        <w:ins w:author="Polina Vinogradova" w:id="18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r=+0.043</m:t>
          </m:r>
        </w:ins>
      </m:oMath>
      <w:ins w:author="Polina Vinogradova" w:id="186" w:date="2026-09-21T18:57:12Z"/>
      <w:ins w:author="Polina Vinogradova" w:id="18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88" w:date="2026-09-21T18:57:12Z"/>
      <m:oMath>
        <w:ins w:author="Polina Vinogradova" w:id="18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p=0.73</m:t>
          </m:r>
        </w:ins>
      </m:oMath>
      <w:ins w:author="Polina Vinogradova" w:id="188" w:date="2026-09-21T18:57:12Z"/>
      <w:ins w:author="Polina Vinogradova" w:id="18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94"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18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Unlike the other families, the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t>
      </w:r>
      <w:del w:author="Polina Vinogradova" w:id="19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score</w:delText>
        </w:r>
      </w:del>
      <w:ins w:author="Polina Vinogradova" w:id="19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instability is </w:t>
      </w:r>
      <w:del w:author="Polina Vinogradova" w:id="19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not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significantly predicted by </w:t>
      </w:r>
      <w:del w:author="Polina Vinogradova" w:id="19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any</w:delText>
        </w:r>
      </w:del>
      <w:ins w:author="Polina Vinogradova" w:id="19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w:t>
      </w:r>
      <w:ins w:author="Polina Vinogradova" w:id="19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-shape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feature </w:t>
      </w:r>
      <w:del w:author="Polina Vinogradova" w:id="19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on either dataset, suggesting that it is driven primarily by where compounds fall relative to the threshold rather than by intrinsic profile shape.</w:delText>
        </w:r>
      </w:del>
    </w:p>
    <w:bookmarkStart w:colFirst="0" w:colLast="0" w:name="9qjlhyzcttv9" w:id="17"/>
    <w:bookmarkEnd w:id="17"/>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del w:author="Polina Vinogradova" w:id="206" w:date="2026-09-21T18:57:12Z"/>
          <w:rFonts w:ascii="Aptos" w:cs="Aptos" w:eastAsia="Aptos" w:hAnsi="Aptos"/>
          <w:b w:val="0"/>
          <w:bCs w:val="0"/>
          <w:i w:val="1"/>
          <w:iCs w:val="1"/>
          <w:smallCaps w:val="0"/>
          <w:strike w:val="0"/>
          <w:color w:val="000000"/>
          <w:sz w:val="24"/>
          <w:szCs w:val="24"/>
          <w:u w:val="none"/>
          <w:shd w:fill="auto" w:val="clear"/>
          <w:vertAlign w:val="baseline"/>
        </w:rPr>
      </w:pPr>
      <w:del w:author="Polina Vinogradova" w:id="194"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Table 2. Spearman correlations between binding profile features and within-family rank instability on the Klaeger dataset (</w:delText>
        </w:r>
      </w:del>
      <w:ins w:author="Polina Vinogradova" w:id="19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except the top</w:t>
        </w:r>
      </w:ins>
      <w:del w:author="Polina Vinogradova" w:id="195" w:date="2026-09-21T18:57:12Z"/>
      <m:oMath>
        <w:del w:author="Polina Vinogradova" w:id="195" w:date="2026-09-21T18:57:12Z">
          <m:r>
            <w:rPr>
              <w:rFonts w:ascii="Aptos" w:cs="Aptos" w:eastAsia="Aptos" w:hAnsi="Aptos"/>
              <w:b w:val="0"/>
              <w:bCs w:val="0"/>
              <w:i w:val="1"/>
              <w:iCs w:val="1"/>
              <w:smallCaps w:val="0"/>
              <w:strike w:val="0"/>
              <w:color w:val="000000"/>
              <w:sz w:val="24"/>
              <w:szCs w:val="24"/>
              <w:u w:val="none"/>
              <w:shd w:fill="auto" w:val="clear"/>
              <w:vertAlign w:val="baseline"/>
            </w:rPr>
            <m:t xml:space="preserve">n=206</m:t>
          </m:r>
        </w:del>
      </m:oMath>
      <w:del w:author="Polina Vinogradova" w:id="195" w:date="2026-09-21T18:57:12Z"/>
      <w:ins w:author="Polina Vinogradova" w:id="195"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195" w:date="2026-09-21T18:57:12Z"/>
      <w:del w:author="Polina Vinogradova" w:id="196"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 active drugs). Significance: * </w:delText>
        </w:r>
      </w:del>
      <w:ins w:author="Polina Vinogradova" w:id="19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w:ins>
      <w:del w:author="Polina Vinogradova" w:id="197" w:date="2026-09-21T18:57:12Z"/>
      <m:oMath>
        <w:del w:author="Polina Vinogradova" w:id="197" w:date="2026-09-21T18:57:12Z">
          <m:r>
            <w:rPr>
              <w:rFonts w:ascii="Aptos" w:cs="Aptos" w:eastAsia="Aptos" w:hAnsi="Aptos"/>
              <w:b w:val="0"/>
              <w:bCs w:val="0"/>
              <w:i w:val="1"/>
              <w:iCs w:val="1"/>
              <w:smallCaps w:val="0"/>
              <w:strike w:val="0"/>
              <w:color w:val="000000"/>
              <w:sz w:val="24"/>
              <w:szCs w:val="24"/>
              <w:u w:val="none"/>
              <w:shd w:fill="auto" w:val="clear"/>
              <w:vertAlign w:val="baseline"/>
            </w:rPr>
            <m:t xml:space="preserve">p&lt;0.05</m:t>
          </m:r>
        </w:del>
      </m:oMath>
      <w:del w:author="Polina Vinogradova" w:id="197" w:date="2026-09-21T18:57:12Z"/>
      <w:ins w:author="Polina Vinogradova" w:id="197"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9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ins w:author="Polina Vinogradova" w:id="197" w:date="2026-09-21T18:57:12Z"/>
      <w:del w:author="Polina Vinogradova" w:id="198"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 **</w:delText>
        </w:r>
      </w:del>
      <w:ins w:author="Polina Vinogradova" w:id="19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(Table </w:t>
        </w:r>
        <w:r w:rsidDel="00000000" w:rsidR="00000000" w:rsidRPr="00000000">
          <w:fldChar w:fldCharType="begin"/>
        </w:r>
        <w:r w:rsidDel="00000000" w:rsidR="00000000" w:rsidRPr="00000000">
          <w:instrText xml:space="preserve">HYPERLINK \l "gup9m5dpgaan"</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[tab:predictors]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most strongly by the spread of active affinities. Compounds whose active affinities cluster near the threshold gain or lose panel hits under small shifts in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199" w:date="2026-09-21T18:57:12Z">
            <w:rPr>
              <w:rFonts w:ascii="Aptos" w:cs="Aptos" w:eastAsia="Aptos" w:hAnsi="Aptos"/>
              <w:b w:val="0"/>
              <w:bCs w:val="0"/>
              <w:i w:val="1"/>
              <w:iCs w:val="1"/>
              <w:smallCaps w:val="0"/>
              <w:strike w:val="0"/>
              <w:color w:val="000000"/>
              <w:sz w:val="24"/>
              <w:szCs w:val="24"/>
              <w:u w:val="none"/>
              <w:shd w:fill="auto" w:val="clear"/>
              <w:vertAlign w:val="baseline"/>
            </w:rPr>
          </w:rPrChange>
        </w:rPr>
        <w:t xml:space="preserve"> </w:t>
      </w:r>
      <w:del w:author="Polina Vinogradova" w:id="200" w:date="2026-09-21T18:57:12Z"/>
      <m:oMath>
        <w:del w:author="Polina Vinogradova" w:id="200" w:date="2026-09-21T18:57:12Z">
          <m:r>
            <w:rPr>
              <w:rFonts w:ascii="Aptos" w:cs="Aptos" w:eastAsia="Aptos" w:hAnsi="Aptos"/>
              <w:b w:val="0"/>
              <w:bCs w:val="0"/>
              <w:i w:val="1"/>
              <w:iCs w:val="1"/>
              <w:smallCaps w:val="0"/>
              <w:strike w:val="0"/>
              <w:color w:val="000000"/>
              <w:sz w:val="24"/>
              <w:szCs w:val="24"/>
              <w:u w:val="none"/>
              <w:shd w:fill="auto" w:val="clear"/>
              <w:vertAlign w:val="baseline"/>
            </w:rPr>
            <m:t xml:space="preserve">p&lt;0.01</m:t>
          </m:r>
        </w:del>
      </m:oMath>
      <w:del w:author="Polina Vinogradova" w:id="200" w:date="2026-09-21T18:57:12Z"/>
      <w:ins w:author="Polina Vinogradova" w:id="200" w:date="2026-09-21T18:57:12Z"/>
      <m:oMath>
        <w:ins w:author="Polina Vinogradova" w:id="200" w:date="2026-09-21T18:57:12Z">
          <m:r>
            <m:t>τ</m:t>
          </m:r>
        </w:ins>
      </m:oMath>
      <w:ins w:author="Polina Vinogradova" w:id="20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201" w:date="2026-09-21T18:57:12Z">
            <w:rPr>
              <w:rFonts w:ascii="Aptos" w:cs="Aptos" w:eastAsia="Aptos" w:hAnsi="Aptos"/>
              <w:b w:val="0"/>
              <w:bCs w:val="0"/>
              <w:i w:val="1"/>
              <w:iCs w:val="1"/>
              <w:smallCaps w:val="0"/>
              <w:strike w:val="0"/>
              <w:color w:val="000000"/>
              <w:sz w:val="24"/>
              <w:szCs w:val="24"/>
              <w:u w:val="none"/>
              <w:shd w:fill="auto" w:val="clear"/>
              <w:vertAlign w:val="baseline"/>
            </w:rPr>
          </w:rPrChange>
        </w:rPr>
        <w:t xml:space="preserve">, </w:t>
      </w:r>
      <w:del w:author="Polina Vinogradova" w:id="202"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w:delText>
        </w:r>
      </w:del>
      <w:ins w:author="Polina Vinogradova" w:id="20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whereas those with a wide affinity range retain a stable hit count regardless of the exact cutoff. This S-score pattern is specific to Klaeger, however, on Davis, no profile feature significantly predicts S-score instability (all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203" w:date="2026-09-21T18:57:12Z">
            <w:rPr>
              <w:rFonts w:ascii="Aptos" w:cs="Aptos" w:eastAsia="Aptos" w:hAnsi="Aptos"/>
              <w:b w:val="0"/>
              <w:bCs w:val="0"/>
              <w:i w:val="1"/>
              <w:iCs w:val="1"/>
              <w:smallCaps w:val="0"/>
              <w:strike w:val="0"/>
              <w:color w:val="000000"/>
              <w:sz w:val="24"/>
              <w:szCs w:val="24"/>
              <w:u w:val="none"/>
              <w:shd w:fill="auto" w:val="clear"/>
              <w:vertAlign w:val="baseline"/>
            </w:rPr>
          </w:rPrChange>
        </w:rPr>
        <w:t xml:space="preserve"> </w:t>
      </w:r>
      <w:del w:author="Polina Vinogradova" w:id="204" w:date="2026-09-21T18:57:12Z"/>
      <m:oMath>
        <w:del w:author="Polina Vinogradova" w:id="204" w:date="2026-09-21T18:57:12Z">
          <m:r>
            <w:rPr>
              <w:rFonts w:ascii="Aptos" w:cs="Aptos" w:eastAsia="Aptos" w:hAnsi="Aptos"/>
              <w:b w:val="0"/>
              <w:bCs w:val="0"/>
              <w:i w:val="1"/>
              <w:iCs w:val="1"/>
              <w:smallCaps w:val="0"/>
              <w:strike w:val="0"/>
              <w:color w:val="000000"/>
              <w:sz w:val="24"/>
              <w:szCs w:val="24"/>
              <w:u w:val="none"/>
              <w:shd w:fill="auto" w:val="clear"/>
              <w:vertAlign w:val="baseline"/>
            </w:rPr>
            <m:t xml:space="preserve">p&lt;0.001</m:t>
          </m:r>
        </w:del>
      </m:oMath>
      <w:del w:author="Polina Vinogradova" w:id="204" w:date="2026-09-21T18:57:12Z"/>
      <w:ins w:author="Polina Vinogradova" w:id="204" w:date="2026-09-21T18:57:12Z"/>
      <m:oMath>
        <w:ins w:author="Polina Vinogradova" w:id="20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m:t>
          </m:r>
        </w:ins>
        <w:ins w:author="Polina Vinogradova" w:id="204" w:date="2026-09-21T18:57:12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20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0.16</m:t>
          </m:r>
        </w:ins>
      </m:oMath>
      <w:ins w:author="Polina Vinogradova" w:id="204" w:date="2026-09-21T18:57:12Z"/>
      <w:del w:author="Polina Vinogradova" w:id="205"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w:delText>
        </w:r>
      </w:del>
      <w:ins w:author="Polina Vinogradova" w:id="20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w:t>
        </w:r>
        <w:r w:rsidDel="00000000" w:rsidR="00000000" w:rsidRPr="00000000">
          <w:fldChar w:fldCharType="begin"/>
        </w:r>
        <w:r w:rsidDel="00000000" w:rsidR="00000000" w:rsidRPr="00000000">
          <w:instrText xml:space="preserve">HYPERLINK \l "gup9m5dpgaan"</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[tab:predictors]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right). A possible explanation is that a threshold count’s instability is governed by where each assay’s detection window falls relative to the cutoff, and the two assays place that window very differently: 3.6% of the Klaeger matrix is active versus 17.9% of Davis (Methods). The one predictor that replicates cleanly across both datasets is the ratio family’s dependence on the top</w:t>
        </w:r>
      </w:ins>
      <w:del w:author="Polina Vinogradova" w:id="206" w:date="2026-09-21T18:57:12Z">
        <w:r w:rsidDel="00000000" w:rsidR="00000000" w:rsidRPr="00000000">
          <w:rPr>
            <w:rtl w:val="0"/>
          </w:rPr>
        </w:r>
      </w:del>
    </w:p>
    <w:tbl>
      <w:tblPr>
        <w:tblStyle w:val="Table2"/>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del w:author="Polina Vinogradova" w:id="206" w:date="2026-09-21T18:57:12Z"/>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Feature</w:delText>
              </w:r>
            </w:del>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S-score</w:delText>
              </w:r>
            </w:del>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Entropy</w:delText>
              </w:r>
            </w:del>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Gini</w:delText>
              </w:r>
            </w:del>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Ratio</w:delText>
              </w:r>
            </w:del>
          </w:p>
        </w:tc>
      </w:tr>
      <w:tr>
        <w:trPr>
          <w:cantSplit w:val="0"/>
          <w:tblHeader w:val="0"/>
          <w:del w:author="Polina Vinogradova" w:id="206" w:date="2026-09-21T18:57:12Z"/>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n</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del w:author="Polina Vinogradova" w:id="206" w:date="2026-09-21T18:57:12Z">
              <w:r w:rsidDel="00000000" w:rsidR="00000000" w:rsidRPr="00000000">
                <w:rPr>
                  <w:rtl w:val="0"/>
                </w:rPr>
              </w:r>
            </w:del>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0.350</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0.455</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0.166</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−0.040</m:t>
                </m:r>
              </w:del>
            </m:oMath>
            <w:del w:author="Polina Vinogradova" w:id="206" w:date="2026-09-21T18:57:12Z">
              <w:r w:rsidDel="00000000" w:rsidR="00000000" w:rsidRPr="00000000">
                <w:rPr>
                  <w:rtl w:val="0"/>
                </w:rPr>
              </w:r>
            </w:del>
          </w:p>
        </w:tc>
      </w:tr>
      <w:tr>
        <w:trPr>
          <w:cantSplit w:val="0"/>
          <w:tblHeader w:val="0"/>
          <w:del w:author="Polina Vinogradova" w:id="206" w:date="2026-09-21T18:57:12Z"/>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top</w:delText>
              </w:r>
            </w:del>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–top</w:delText>
              </w:r>
            </w:del>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gap</w:delText>
              </w:r>
            </w:del>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+0.058</m:t>
                </m:r>
              </w:del>
            </m:oMath>
            <w:del w:author="Polina Vinogradova" w:id="206" w:date="2026-09-21T18:57:12Z">
              <w:r w:rsidDel="00000000" w:rsidR="00000000" w:rsidRPr="00000000">
                <w:rPr>
                  <w:rtl w:val="0"/>
                </w:rPr>
              </w:r>
            </w:del>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+0.128</m:t>
                </m:r>
              </w:del>
            </m:oMath>
            <w:del w:author="Polina Vinogradova" w:id="206" w:date="2026-09-21T18:57:12Z">
              <w:r w:rsidDel="00000000" w:rsidR="00000000" w:rsidRPr="00000000">
                <w:rPr>
                  <w:rtl w:val="0"/>
                </w:rPr>
              </w:r>
            </w:del>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+0.109</m:t>
                </m:r>
              </w:del>
            </m:oMath>
            <w:del w:author="Polina Vinogradova" w:id="206" w:date="2026-09-21T18:57:12Z">
              <w:r w:rsidDel="00000000" w:rsidR="00000000" w:rsidRPr="00000000">
                <w:rPr>
                  <w:rtl w:val="0"/>
                </w:rPr>
              </w:r>
            </w:del>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0.341</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r>
      <w:tr>
        <w:trPr>
          <w:cantSplit w:val="0"/>
          <w:tblHeader w:val="0"/>
          <w:del w:author="Polina Vinogradova" w:id="206" w:date="2026-09-21T18:57:12Z"/>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Active affinity std</w:delText>
              </w:r>
            </w:del>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0.386</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0.215</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0.176</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−0.107</m:t>
                </m:r>
              </w:del>
            </m:oMath>
            <w:del w:author="Polina Vinogradova" w:id="206" w:date="2026-09-21T18:57:12Z">
              <w:r w:rsidDel="00000000" w:rsidR="00000000" w:rsidRPr="00000000">
                <w:rPr>
                  <w:rtl w:val="0"/>
                </w:rPr>
              </w:r>
            </w:del>
          </w:p>
        </w:tc>
      </w:tr>
      <w:tr>
        <w:trPr>
          <w:cantSplit w:val="0"/>
          <w:tblHeader w:val="0"/>
          <w:del w:author="Polina Vinogradova" w:id="206" w:date="2026-09-21T18:57:12Z"/>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Active affinity range</w:delText>
              </w:r>
            </w:del>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0.458</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0.318</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0.163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−0.116</m:t>
                </m:r>
              </w:del>
            </m:oMath>
            <w:del w:author="Polina Vinogradova" w:id="206" w:date="2026-09-21T18:57:12Z">
              <w:r w:rsidDel="00000000" w:rsidR="00000000" w:rsidRPr="00000000">
                <w:rPr>
                  <w:rtl w:val="0"/>
                </w:rPr>
              </w:r>
            </w:del>
          </w:p>
        </w:tc>
      </w:tr>
      <w:tr>
        <w:trPr>
          <w:cantSplit w:val="0"/>
          <w:tblHeader w:val="0"/>
          <w:del w:author="Polina Vinogradova" w:id="206" w:date="2026-09-21T18:57:12Z"/>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top</w:delText>
              </w:r>
            </w:del>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del w:author="Polina Vinogradova" w:id="2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del w:author="Polina Vinogradova" w:id="206" w:date="2026-09-21T18:57:12Z">
              <w:r w:rsidDel="00000000" w:rsidR="00000000" w:rsidRPr="00000000">
                <w:rPr>
                  <w:rtl w:val="0"/>
                </w:rPr>
              </w:r>
            </w:del>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0.394</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0.282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0.268</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206"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06" w:date="2026-09-21T18:57:12Z"/>
            <m:oMath>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0.186</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06" w:date="2026-09-21T18:57:12Z">
              <w:r w:rsidDel="00000000" w:rsidR="00000000" w:rsidRPr="00000000">
                <w:rPr>
                  <w:rtl w:val="0"/>
                </w:rPr>
              </w:r>
            </w:del>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18"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207"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0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207" w:date="2026-09-21T18:57:12Z"/>
      <w:ins w:author="Polina Vinogradova" w:id="20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w:ins>
      <w:ins w:author="Polina Vinogradova" w:id="209"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0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ins w:author="Polina Vinogradova" w:id="209" w:date="2026-09-21T18:57:12Z"/>
      <w:ins w:author="Polina Vinogradova" w:id="21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(above), which compares two affinities directly rather than counting how many pass a cutoff. The entropy dependence on the number of active kinases replicates in direction but more weakly on the smaller Davis panel (</w:t>
        </w:r>
      </w:ins>
      <w:ins w:author="Polina Vinogradova" w:id="211" w:date="2026-09-21T18:57:12Z"/>
      <m:oMath>
        <w:ins w:author="Polina Vinogradova" w:id="21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r=−0.409</m:t>
          </m:r>
        </w:ins>
      </m:oMath>
      <w:ins w:author="Polina Vinogradova" w:id="211" w:date="2026-09-21T18:57:12Z"/>
      <w:ins w:author="Polina Vinogradova" w:id="21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vs. </w:t>
        </w:r>
      </w:ins>
      <w:ins w:author="Polina Vinogradova" w:id="213" w:date="2026-09-21T18:57:12Z"/>
      <m:oMath>
        <w:ins w:author="Polina Vinogradova" w:id="21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−0.279</m:t>
          </m:r>
        </w:ins>
      </m:oMath>
      <w:ins w:author="Polina Vinogradova" w:id="213" w:date="2026-09-21T18:57:12Z"/>
      <w:ins w:author="Polina Vinogradova" w:id="21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Davis). Gini shows the reverse pattern in strength, reaching significance on Davis (</w:t>
        </w:r>
      </w:ins>
      <w:ins w:author="Polina Vinogradova" w:id="215" w:date="2026-09-21T18:57:12Z"/>
      <m:oMath>
        <w:ins w:author="Polina Vinogradova" w:id="21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r=−0.300</m:t>
          </m:r>
        </w:ins>
      </m:oMath>
      <w:ins w:author="Polina Vinogradova" w:id="215" w:date="2026-09-21T18:57:12Z"/>
      <w:ins w:author="Polina Vinogradova" w:id="21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not on Klaeger (</w:t>
        </w:r>
      </w:ins>
      <w:ins w:author="Polina Vinogradova" w:id="217" w:date="2026-09-21T18:57:12Z"/>
      <m:oMath>
        <w:ins w:author="Polina Vinogradova" w:id="21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r=−0.093</m:t>
          </m:r>
        </w:ins>
      </m:oMath>
      <w:ins w:author="Polina Vinogradova" w:id="217" w:date="2026-09-21T18:57:12Z"/>
      <w:ins w:author="Polina Vinogradova" w:id="21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38"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21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Five additional candidates features were tested: two concentration measures from industrial-organization economics ((1) the top-target concentration ratio (CR</w:t>
        </w:r>
      </w:ins>
      <w:ins w:author="Polina Vinogradova" w:id="219"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1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219" w:date="2026-09-21T18:57:12Z"/>
      <w:ins w:author="Polina Vinogradova" w:id="22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(2) the Herfindahl–Hirschman Index (HHI)). These were sourced from the same field as the Gini coefficient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also tested (3) the raw primary-target affinity (top</w:t>
        </w:r>
      </w:ins>
      <w:ins w:author="Polina Vinogradova" w:id="221"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2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221" w:date="2026-09-21T18:57:12Z"/>
      <w:ins w:author="Polina Vinogradova" w:id="22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23" w:date="2026-09-21T18:57:12Z"/>
      <m:oMath>
        <w:ins w:author="Polina Vinogradova" w:id="22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2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223" w:date="2026-09-21T18:57:12Z"/>
      <w:ins w:author="Polina Vinogradova" w:id="22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 a near-tie count generalizing the top</w:t>
        </w:r>
      </w:ins>
      <w:ins w:author="Polina Vinogradova" w:id="225"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2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225" w:date="2026-09-21T18:57:12Z"/>
      <w:ins w:author="Polina Vinogradova" w:id="22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w:ins>
      <w:ins w:author="Polina Vinogradova" w:id="227"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2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ins w:author="Polina Vinogradova" w:id="227" w:date="2026-09-21T18:57:12Z"/>
      <w:ins w:author="Polina Vinogradova" w:id="22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and (5) the active-affinity coefficient of variation. CR</w:t>
        </w:r>
      </w:ins>
      <w:ins w:author="Polina Vinogradova" w:id="229"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2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229" w:date="2026-09-21T18:57:12Z"/>
      <w:ins w:author="Polina Vinogradova" w:id="23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HHI turned out to be near-collinear with </w:t>
        </w:r>
      </w:ins>
      <w:ins w:author="Polina Vinogradova" w:id="231"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3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n</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ins w:author="Polina Vinogradova" w:id="231" w:date="2026-09-21T18:57:12Z"/>
      <w:ins w:author="Polina Vinogradova" w:id="23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is already in the table (</w:t>
        </w:r>
      </w:ins>
      <w:ins w:author="Polina Vinogradova" w:id="233" w:date="2026-09-21T18:57:12Z"/>
      <m:oMath>
        <w:ins w:author="Polina Vinogradova" w:id="23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r=−0.98</m:t>
          </m:r>
        </w:ins>
      </m:oMath>
      <w:ins w:author="Polina Vinogradova" w:id="233" w:date="2026-09-21T18:57:12Z"/>
      <w:ins w:author="Polina Vinogradova" w:id="23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w:ins>
      <w:ins w:author="Polina Vinogradova" w:id="235" w:date="2026-09-21T18:57:12Z"/>
      <m:oMath>
        <w:ins w:author="Polina Vinogradova" w:id="23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−0.99</m:t>
          </m:r>
        </w:ins>
      </m:oMath>
      <w:ins w:author="Polina Vinogradova" w:id="235" w:date="2026-09-21T18:57:12Z"/>
      <w:ins w:author="Polina Vinogradova" w:id="23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237" w:date="2026-09-21T18:57:12Z"/>
      <m:oMath>
        <w:ins w:author="Polina Vinogradova" w:id="23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−0.998</m:t>
          </m:r>
        </w:ins>
      </m:oMath>
      <w:ins w:author="Polina Vinogradova" w:id="237" w:date="2026-09-21T18:57:12Z"/>
      <w:ins w:author="Polina Vinogradova" w:id="23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respectively, on both datasets). The remaining three were uniformly weaker predictors than the features already included, in every family and both datasets (full numbers in the code repository).</w:t>
        </w:r>
      </w:ins>
    </w:p>
    <w:bookmarkStart w:colFirst="0" w:colLast="0" w:name="ymc95xcp1mwc" w:id="18"/>
    <w:bookmarkEnd w:id="18"/>
    <w:p w:rsidR="00000000" w:rsidDel="00000000" w:rsidP="00000000" w:rsidRDefault="00000000" w:rsidRPr="00000000" w14:paraId="00000088">
      <w:pPr>
        <w:pStyle w:val="Heading2"/>
        <w:rPr/>
      </w:pPr>
      <w:r w:rsidDel="00000000" w:rsidR="00000000" w:rsidRPr="00000000">
        <w:rPr>
          <w:rtl w:val="0"/>
        </w:rPr>
        <w:t xml:space="preserve">Three Mechanistically Distinct Sources of Instability</w:t>
      </w:r>
    </w:p>
    <w:bookmarkStart w:colFirst="0" w:colLast="0" w:name="2q7g68cy341r" w:id="19"/>
    <w:bookmarkEnd w:id="19"/>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3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241585"/>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33900" cy="1241585"/>
                      </a:xfrm>
                      <a:prstGeom prst="rect"/>
                      <a:ln/>
                    </pic:spPr>
                  </pic:pic>
                </a:graphicData>
              </a:graphic>
            </wp:inline>
          </w:drawing>
        </w:r>
      </w:del>
      <w:ins w:author="Polina Vinogradova" w:id="23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234828"/>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533900" cy="1234828"/>
                      </a:xfrm>
                      <a:prstGeom prst="rect"/>
                      <a:ln/>
                    </pic:spPr>
                  </pic:pic>
                </a:graphicData>
              </a:graphic>
            </wp:inline>
          </w:drawing>
        </w:r>
      </w:ins>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4. Representative binding profiles illustrating the three instability types. Left: Drug 64 (Davis), most stable (</w:t>
      </w:r>
      <w:del w:author="Polina Vinogradova" w:id="240" w:date="2026-09-21T18:57:12Z"/>
      <m:oMath>
        <w:del w:author="Polina Vinogradova" w:id="240" w:date="2026-09-21T18:57:12Z">
          <m:r>
            <m:t>σ</m:t>
          </m:r>
        </w:del>
        <w:del w:author="Polina Vinogradova" w:id="240" w:date="2026-09-21T18:57:12Z">
          <m:r>
            <w:rPr>
              <w:rFonts w:ascii="Aptos" w:cs="Aptos" w:eastAsia="Aptos" w:hAnsi="Aptos"/>
              <w:b w:val="0"/>
              <w:bCs w:val="0"/>
              <w:i w:val="1"/>
              <w:iCs w:val="1"/>
              <w:smallCaps w:val="0"/>
              <w:strike w:val="0"/>
              <w:color w:val="000000"/>
              <w:sz w:val="24"/>
              <w:szCs w:val="24"/>
              <w:u w:val="none"/>
              <w:shd w:fill="auto" w:val="clear"/>
              <w:vertAlign w:val="baseline"/>
            </w:rPr>
            <m:t xml:space="preserve">=1.6</m:t>
          </m:r>
        </w:del>
      </m:oMath>
      <w:del w:author="Polina Vinogradova" w:id="240" w:date="2026-09-21T18:57:12Z"/>
      <w:ins w:author="Polina Vinogradova" w:id="240" w:date="2026-09-21T18:57:12Z"/>
      <m:oMath>
        <w:ins w:author="Polina Vinogradova" w:id="240" w:date="2026-09-21T18:57:12Z">
          <m:r>
            <m:t>σ</m:t>
          </m:r>
        </w:ins>
        <w:ins w:author="Polina Vinogradova" w:id="240" w:date="2026-09-21T18:57:12Z">
          <m:r>
            <w:rPr>
              <w:rFonts w:ascii="Aptos" w:cs="Aptos" w:eastAsia="Aptos" w:hAnsi="Aptos"/>
              <w:b w:val="0"/>
              <w:bCs w:val="0"/>
              <w:i w:val="1"/>
              <w:iCs w:val="1"/>
              <w:smallCaps w:val="0"/>
              <w:strike w:val="0"/>
              <w:color w:val="000000"/>
              <w:sz w:val="24"/>
              <w:szCs w:val="24"/>
              <w:u w:val="none"/>
              <w:shd w:fill="auto" w:val="clear"/>
              <w:vertAlign w:val="baseline"/>
            </w:rPr>
            <m:t xml:space="preserve">=1.8</m:t>
          </m:r>
        </w:ins>
      </m:oMath>
      <w:ins w:author="Polina Vinogradova" w:id="240"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two active kinases. Center: Drug 42 (Davis), most unstable (</w:t>
      </w:r>
      <m:oMath>
        <m:r>
          <m:t>σ</m:t>
        </m:r>
        <m:r>
          <w:rPr>
            <w:rFonts w:ascii="Aptos" w:cs="Aptos" w:eastAsia="Aptos" w:hAnsi="Aptos"/>
            <w:b w:val="0"/>
            <w:bCs w:val="0"/>
            <w:i w:val="1"/>
            <w:iCs w:val="1"/>
            <w:smallCaps w:val="0"/>
            <w:strike w:val="0"/>
            <w:color w:val="000000"/>
            <w:sz w:val="24"/>
            <w:szCs w:val="24"/>
            <w:u w:val="none"/>
            <w:shd w:fill="auto" w:val="clear"/>
            <w:vertAlign w:val="baseline"/>
          </w:rPr>
          <m:t xml:space="preserve">=19.3</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22 active kinases </w:t>
      </w:r>
      <w:del w:author="Polina Vinogradova" w:id="241"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at near-identical affinities</w:delText>
        </w:r>
      </w:del>
      <w:ins w:author="Polina Vinogradova" w:id="241"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with no dominant target</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Right: Drug 23 (Davis), most ratio-sensitive, five active kinases including two near-tied top targets (</w:t>
      </w:r>
      <m:oMath>
        <m:r>
          <m:t>Δ</m:t>
        </m:r>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=0.023</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Dashed line: </w:t>
      </w:r>
      <m:oMath>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activity threshold; dotted line: </w:t>
      </w:r>
      <m:oMath>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assay floor.</w:t>
      </w:r>
    </w:p>
    <w:bookmarkStart w:colFirst="0" w:colLast="0" w:name="ajm5egw97z8c" w:id="20"/>
    <w:bookmarkEnd w:id="20"/>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Examination of the most and least unstable compounds in the Klaeger dataset reveals three structurally distinct sources of rank instability (Figure </w:t>
      </w:r>
      <w:del w:author="Polina Vinogradova" w:id="242" w:date="2026-09-21T18:57:12Z">
        <w:r w:rsidDel="00000000" w:rsidR="00000000" w:rsidRPr="00000000">
          <w:fldChar w:fldCharType="begin"/>
          <w:delInstrText xml:space="preserve"> HYPERLINK \l "2q7g68cy341r" </w:del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4</w:delText>
        </w:r>
        <w:r w:rsidDel="00000000" w:rsidR="00000000" w:rsidRPr="00000000">
          <w:fldChar w:fldCharType="end"/>
        </w:r>
      </w:del>
      <w:ins w:author="Polina Vinogradova" w:id="242" w:date="2026-09-21T18:57:12Z">
        <w:r w:rsidDel="00000000" w:rsidR="00000000" w:rsidRPr="00000000">
          <w:fldChar w:fldCharType="begin"/>
          <w:instrText xml:space="preserve"> HYPERLINK \l "f9kwutiykz3g" </w: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implicating a different aspect of how the definitions are constructed.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1: Zero-active compounds.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five most unstable Klaeger compounds (</w:t>
      </w:r>
      <w:del w:author="Polina Vinogradova" w:id="24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e.g.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AZD-8055, BMS-911543, </w:t>
      </w:r>
      <w:del w:author="Polina Vinogradova" w:id="24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Filgotinib,</w:delText>
        </w:r>
      </w:del>
      <w:ins w:author="Polina Vinogradova" w:id="24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Vatalanib, Filgotinib, ARRY-380;</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rank </w:t>
      </w:r>
      <w:del w:author="Polina Vinogradova" w:id="245" w:date="2026-09-21T18:57:12Z"/>
      <m:oMath>
        <w:del w:author="Polina Vinogradova" w:id="245" w:date="2026-09-21T18:57:12Z">
          <m:r>
            <m:t>σ</m:t>
          </m:r>
        </w:del>
        <w:del w:author="Polina Vinogradova" w:id="24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&gt;80</m:t>
          </m:r>
        </w:del>
      </m:oMath>
      <w:del w:author="Polina Vinogradova" w:id="245" w:date="2026-09-21T18:57:12Z"/>
      <w:ins w:author="Polina Vinogradova" w:id="245" w:date="2026-09-21T18:57:12Z"/>
      <m:oMath>
        <w:ins w:author="Polina Vinogradova" w:id="245" w:date="2026-09-21T18:57:12Z">
          <m:r>
            <m:t>σ</m:t>
          </m:r>
        </w:ins>
        <w:ins w:author="Polina Vinogradova" w:id="24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&gt;76</m:t>
          </m:r>
        </w:ins>
      </m:oMath>
      <w:ins w:author="Polina Vinogradova" w:id="24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have zero active kinases at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threshold. These compounds have no meaningful binding to any profiled kinase at sub-micromolar affinity, yet all four definitions still assign them numerical selectivity scores based on the detection floor values. The resulting rankings are arbitrary: different parameterizations produce different orderings of compounds that are, in practice, indistinguishable from one another. Mean rank instability for zero-active compounds is </w:t>
      </w:r>
      <w:del w:author="Polina Vinogradova" w:id="246" w:date="2026-09-21T18:57:12Z"/>
      <m:oMath>
        <w:del w:author="Polina Vinogradova" w:id="246" w:date="2026-09-21T18:57:12Z">
          <m:r>
            <m:t>σ</m:t>
          </m:r>
        </w:del>
        <w:del w:author="Polina Vinogradova" w:id="246" w:date="2026-09-21T18:57:12Z">
          <m:r>
            <m:t>≈</m:t>
          </m:r>
        </w:del>
        <w:del w:author="Polina Vinogradova" w:id="24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74</m:t>
          </m:r>
        </w:del>
      </m:oMath>
      <w:del w:author="Polina Vinogradova" w:id="246" w:date="2026-09-21T18:57:12Z"/>
      <w:ins w:author="Polina Vinogradova" w:id="246" w:date="2026-09-21T18:57:12Z"/>
      <m:oMath>
        <w:ins w:author="Polina Vinogradova" w:id="246" w:date="2026-09-21T18:57:12Z">
          <m:r>
            <m:t>σ</m:t>
          </m:r>
        </w:ins>
        <w:ins w:author="Polina Vinogradova" w:id="246" w:date="2026-09-21T18:57:12Z">
          <m:r>
            <m:t>≈</m:t>
          </m:r>
        </w:ins>
        <w:ins w:author="Polina Vinogradova" w:id="24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73</m:t>
          </m:r>
        </w:ins>
      </m:oMath>
      <w:ins w:author="Polina Vinogradova" w:id="24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with </w:t>
      </w:r>
      <w:del w:author="Polina Vinogradova" w:id="247" w:date="2026-09-21T18:57:12Z"/>
      <m:oMath>
        <w:del w:author="Polina Vinogradova" w:id="247" w:date="2026-09-21T18:57:12Z">
          <m:r>
            <m:t>σ</m:t>
          </m:r>
        </w:del>
        <w:del w:author="Polina Vinogradova" w:id="247" w:date="2026-09-21T18:57:12Z">
          <m:r>
            <m:t>≈</m:t>
          </m:r>
        </w:del>
        <w:del w:author="Polina Vinogradova" w:id="24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32</m:t>
          </m:r>
        </w:del>
      </m:oMath>
      <w:del w:author="Polina Vinogradova" w:id="247" w:date="2026-09-21T18:57:12Z"/>
      <w:ins w:author="Polina Vinogradova" w:id="247" w:date="2026-09-21T18:57:12Z"/>
      <m:oMath>
        <w:ins w:author="Polina Vinogradova" w:id="247" w:date="2026-09-21T18:57:12Z">
          <m:r>
            <m:t>σ</m:t>
          </m:r>
        </w:ins>
        <w:ins w:author="Polina Vinogradova" w:id="247" w:date="2026-09-21T18:57:12Z">
          <m:r>
            <m:t>≈</m:t>
          </m:r>
        </w:ins>
        <w:ins w:author="Polina Vinogradova" w:id="24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31</m:t>
          </m:r>
        </w:ins>
      </m:oMath>
      <w:ins w:author="Polina Vinogradova" w:id="24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compounds with at least one active kinase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Mann–Whitney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 </w:t>
      </w:r>
      <w:del w:author="Polina Vinogradova" w:id="24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This pattern is observed only in the Klaeger dataset: all Davis compounds have</w:delText>
        </w:r>
      </w:del>
      <w:ins w:author="Polina Vinogradova" w:id="24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Davis has no such compounds at all: every Davis compound has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least one active kinase, consistent with Davis’s fixed-concentration screening design, which reports 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when activity is first detected at 10 </w:t>
      </w:r>
      <m:oMath>
        <m:r>
          <m:t>μ</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w:t>
      </w:r>
      <w:ins w:author="Polina Vinogradova" w:id="24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same zero-active instability contrast reported here for Klaeger also holds on the two further datasets in Section </w:t>
        </w:r>
        <w:r w:rsidDel="00000000" w:rsidR="00000000" w:rsidRPr="00000000">
          <w:fldChar w:fldCharType="begin"/>
        </w:r>
        <w:r w:rsidDel="00000000" w:rsidR="00000000" w:rsidRPr="00000000">
          <w:instrText xml:space="preserve">HYPERLINK \l "t35oc1xt5kqm"</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2: Near-tied top targets.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an active compound’s two best-bound kinases have near-identical affinities, the ratio is highly sensitive to which is designated the primary target and which the reference off-target, because a small parameter change can swap their roles (the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is the strongest predictor of ratio instability, above). Drug 23 in the Davis dataset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=0.023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pKd units) is the extreme case: its two best-bound kinases are essentially indistinguishable, so it receives maximally unstable ratio rankings.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3: Broad profiles with a dominant primary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largest entropy-ratio disagreements in the Klaeger dataset arise for compounds with high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large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(e.g. Dovitinib: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=1.935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BMS-690514: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=1.985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compounds have one clearly dominant target but also bind many kinases at moderate affinity. The ratio definition scores them as highly selective (large gap between primary and secondary target), while the entropy and Gini definitions score them as moderately promiscuous (activity spread across many targets). Neither characterization is incorrect, as they reflect genuinely different questions about selectivity.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Conversely, the most stable compounds in both datasets (e.g. XL-228, </w:t>
      </w:r>
      <w:del w:author="Polina Vinogradova" w:id="250" w:date="2026-09-21T18:57:12Z"/>
      <m:oMath>
        <w:del w:author="Polina Vinogradova" w:id="250" w:date="2026-09-21T18:57:12Z">
          <m:r>
            <m:t>σ</m:t>
          </m:r>
        </w:del>
        <w:del w:author="Polina Vinogradova" w:id="25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=7.1</m:t>
          </m:r>
        </w:del>
      </m:oMath>
      <w:del w:author="Polina Vinogradova" w:id="250" w:date="2026-09-21T18:57:12Z"/>
      <w:ins w:author="Polina Vinogradova" w:id="250" w:date="2026-09-21T18:57:12Z"/>
      <m:oMath>
        <w:ins w:author="Polina Vinogradova" w:id="250" w:date="2026-09-21T18:57:12Z">
          <m:r>
            <m:t>σ</m:t>
          </m:r>
        </w:ins>
        <w:ins w:author="Polina Vinogradova" w:id="25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=7.0</m:t>
          </m:r>
        </w:ins>
      </m:oMath>
      <w:ins w:author="Polina Vinogradova" w:id="25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PF-03814735, </w:t>
      </w:r>
      <w:del w:author="Polina Vinogradova" w:id="251" w:date="2026-09-21T18:57:12Z"/>
      <m:oMath>
        <w:del w:author="Polina Vinogradova" w:id="251" w:date="2026-09-21T18:57:12Z">
          <m:r>
            <m:t>σ</m:t>
          </m:r>
        </w:del>
        <w:del w:author="Polina Vinogradova" w:id="25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=8.1</m:t>
          </m:r>
        </w:del>
      </m:oMath>
      <w:del w:author="Polina Vinogradova" w:id="251" w:date="2026-09-21T18:57:12Z"/>
      <w:ins w:author="Polina Vinogradova" w:id="251" w:date="2026-09-21T18:57:12Z"/>
      <m:oMath>
        <w:ins w:author="Polina Vinogradova" w:id="251" w:date="2026-09-21T18:57:12Z">
          <m:r>
            <m:t>σ</m:t>
          </m:r>
        </w:ins>
        <w:ins w:author="Polina Vinogradova" w:id="25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=7.8</m:t>
          </m:r>
        </w:ins>
      </m:oMath>
      <w:ins w:author="Polina Vinogradova" w:id="25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highly promiscuous, with </w:t>
      </w:r>
      <w:del w:author="Polina Vinogradova" w:id="25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40</w:delText>
        </w:r>
      </w:del>
      <w:ins w:author="Polina Vinogradova" w:id="25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–57 active kinases. When a compound binds nearly the entire profiled kinome, all definitions rank it as non-selective regardless of parameterization, producing low instability.</w:t>
      </w:r>
    </w:p>
    <w:bookmarkStart w:colFirst="0" w:colLast="0" w:name="d7kt4bc7sv2" w:id="21"/>
    <w:bookmarkEnd w:id="21"/>
    <w:p w:rsidR="00000000" w:rsidDel="00000000" w:rsidP="00000000" w:rsidRDefault="00000000" w:rsidRPr="00000000" w14:paraId="00000091">
      <w:pPr>
        <w:pStyle w:val="Heading2"/>
        <w:rPr/>
      </w:pPr>
      <w:r w:rsidDel="00000000" w:rsidR="00000000" w:rsidRPr="00000000">
        <w:rPr>
          <w:rtl w:val="0"/>
        </w:rPr>
        <w:t xml:space="preserve">Panel Size Dependence of Selectivity Rankings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56"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assess the stability of selectivity rankings as a function of kinase panel size, we performed a subsampling analysis on the </w:t>
      </w:r>
      <w:del w:author="Polina Vinogradova" w:id="25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Klaeger dataset. The Davis dataset was not used for this analysis for two reasons: its complete matrix design</w:delText>
        </w:r>
      </w:del>
      <w:ins w:author="Polina Vinogradova" w:id="25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datasets with genuine sparse kinase coverage: Klaeger (343 kinases, chemoproteomic dose–response profiling) and Metz (172 kinases, a medicinal-chemistry campaign), in each of which compounds were tested against only a subset of the panel. The Davis and Anastassiadis datasets were not used for this analysis, because both are dense complete-matrix screens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compound tested against every kinase by construction) </w:t>
      </w:r>
      <w:del w:author="Polina Vinogradova" w:id="25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does not reflect</w:delText>
        </w:r>
      </w:del>
      <w:ins w:author="Polina Vinogradova" w:id="25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rather than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sparse coverage of real profiling panels</w:t>
      </w:r>
      <w:del w:author="Polina Vinogradova" w:id="25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and subsampling kinases from Davis changes</w:delText>
        </w:r>
      </w:del>
      <w:ins w:author="Polina Vinogradova" w:id="25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Subsampling their kinases would also change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apparent number of active compounds in ways that confound the panel size effect with the zero-active instability characterized in the instability taxonomy above.</w:t>
      </w:r>
      <w:del w:author="Polina Vinogradova" w:id="25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Klaeger dataset, derived from chemoproteomic dose–response profiling with genuine sparse kinase coverage, is the more appropriate substrate for this question. For each panel size</w:delText>
        </w:r>
      </w:del>
      <w:ins w:author="Polina Vinogradova" w:id="256" w:date="2026-09-21T18:57:12Z">
        <w:r w:rsidDel="00000000" w:rsidR="00000000" w:rsidRPr="00000000">
          <w:rPr>
            <w:rtl w:val="0"/>
          </w:rPr>
        </w:r>
      </w:ins>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61"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25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panel size (Klaeger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{50,80,</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,320,343}</m:t>
        </m:r>
      </m:oMath>
      <w:ins w:author="Polina Vinogradova" w:id="25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Metz </w:t>
        </w:r>
      </w:ins>
      <w:ins w:author="Polina Vinogradova" w:id="258" w:date="2026-09-21T18:57:12Z"/>
      <m:oMath>
        <w:ins w:author="Polina Vinogradova" w:id="25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w:ins w:author="Polina Vinogradova" w:id="258" w:date="2026-09-21T18:57:12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25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{50,80,</m:t>
          </m:r>
        </w:ins>
        <w:ins w:author="Polina Vinogradova" w:id="258" w:date="2026-09-21T18:57:12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25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,170,172}</m:t>
          </m:r>
        </w:ins>
      </m:oMath>
      <w:ins w:author="Polina Vinogradova" w:id="258" w:date="2026-09-21T18:57:12Z"/>
      <w:ins w:author="Polina Vinogradova" w:id="25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drew 50 random subsets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from the full panel</w:t>
      </w:r>
      <w:del w:author="Polina Vinogradova" w:id="26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of 343</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computed each selectivity definition on the subpanel, and measured agreement with the full-panel ranking using Spearman correlation.</w:t>
      </w:r>
      <w:del w:author="Polina Vinogradova" w:id="261" w:date="2026-09-21T18:57:12Z">
        <w:r w:rsidDel="00000000" w:rsidR="00000000" w:rsidRPr="00000000">
          <w:rPr>
            <w:rtl w:val="0"/>
          </w:rPr>
        </w:r>
      </w:del>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69"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26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w:delText>
        </w:r>
      </w:del>
      <w:ins w:author="Polina Vinogradova" w:id="26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call a panel size “recovering” the full-panel ranking once this mean correlation exceeds </w:t>
        </w:r>
      </w:ins>
      <w:ins w:author="Polina Vinogradova" w:id="262" w:date="2026-09-21T18:57:12Z"/>
      <m:oMath>
        <w:ins w:author="Polina Vinogradova" w:id="26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0.90</m:t>
          </m:r>
        </w:ins>
      </m:oMath>
      <w:ins w:author="Polina Vinogradova" w:id="262" w:date="2026-09-21T18:57:12Z"/>
      <w:ins w:author="Polina Vinogradova" w:id="26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adopting the same numerical bar reliability conventionally sufficient to call a measurement “excellent”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Altering the choice of correlation cutoff changes the reported </w:t>
        </w:r>
      </w:ins>
      <w:ins w:author="Polina Vinogradova" w:id="264"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6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64" w:date="2026-09-21T18:57:12Z"/>
      <w:ins w:author="Polina Vinogradova" w:id="26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values, however, the ratio definition remains the slowest to recover and the Gini coefficient the second-slowest for any bar between </w:t>
        </w:r>
      </w:ins>
      <w:ins w:author="Polina Vinogradova" w:id="266" w:date="2026-09-21T18:57:12Z"/>
      <m:oMath>
        <w:ins w:author="Polina Vinogradova" w:id="26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0.80</m:t>
          </m:r>
        </w:ins>
      </m:oMath>
      <w:ins w:author="Polina Vinogradova" w:id="266" w:date="2026-09-21T18:57:12Z"/>
      <w:ins w:author="Polina Vinogradova" w:id="26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268" w:date="2026-09-21T18:57:12Z"/>
      <m:oMath>
        <w:ins w:author="Polina Vinogradova" w:id="26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0.95</m:t>
          </m:r>
        </w:ins>
      </m:oMath>
      <w:ins w:author="Polina Vinogradova" w:id="268" w:date="2026-09-21T18:57:12Z"/>
      <w:ins w:author="Polina Vinogradova" w:id="26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the relative order of entropy and the S-score is bar-dependent within this range (full numbers in the code repository).</w:t>
        </w:r>
      </w:ins>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26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Klaeger, 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four definitions differ substantially in their panel size requirements (Figure </w:t>
      </w:r>
      <w:del w:author="Polina Vinogradova" w:id="270" w:date="2026-09-21T18:57:12Z">
        <w:r w:rsidDel="00000000" w:rsidR="00000000" w:rsidRPr="00000000">
          <w:fldChar w:fldCharType="begin"/>
          <w:delInstrText xml:space="preserve"> HYPERLINK \l "b70pj8ne44b" </w:del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5</w:delText>
        </w:r>
        <w:r w:rsidDel="00000000" w:rsidR="00000000" w:rsidRPr="00000000">
          <w:fldChar w:fldCharType="end"/>
        </w:r>
      </w:del>
      <w:ins w:author="Polina Vinogradova" w:id="270" w:date="2026-09-21T18:57:12Z">
        <w:r w:rsidDel="00000000" w:rsidR="00000000" w:rsidRPr="00000000">
          <w:fldChar w:fldCharType="begin"/>
          <w:instrText xml:space="preserve"> HYPERLINK \l "77bhwvyqsl68" </w: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Selectivity entropy </w:t>
      </w:r>
      <w:del w:author="Polina Vinogradova" w:id="27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reaches</w:delText>
        </w:r>
      </w:del>
      <w:ins w:author="Polina Vinogradova" w:id="27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the S-score both reach</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mean </w:t>
      </w:r>
      <m:oMath>
        <m:r>
          <w:rPr>
            <w:rFonts w:ascii="Aptos" w:cs="Aptos" w:eastAsia="Aptos" w:hAnsi="Aptos"/>
            <w:b w:val="0"/>
            <w:bCs w:val="0"/>
            <w:i w:val="0"/>
            <w:iCs w:val="0"/>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the full-panel ranking at approximately 110 kinases</w:t>
      </w:r>
      <w:del w:author="Polina Vinogradova" w:id="27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and S-score at approximately 140 kinases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Gini coefficient requires approximately 290 kinases to reach the same threshold. The ratio definition does not reach </w:t>
      </w:r>
      <m:oMath>
        <m:r>
          <w:rPr>
            <w:rFonts w:ascii="Aptos" w:cs="Aptos" w:eastAsia="Aptos" w:hAnsi="Aptos"/>
            <w:b w:val="0"/>
            <w:bCs w:val="0"/>
            <w:i w:val="0"/>
            <w:iCs w:val="0"/>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any subpanel size short of the full panel: it achieves only </w:t>
      </w:r>
      <m:oMath>
        <m:r>
          <w:rPr>
            <w:rFonts w:ascii="Aptos" w:cs="Aptos" w:eastAsia="Aptos" w:hAnsi="Aptos"/>
            <w:b w:val="0"/>
            <w:bCs w:val="0"/>
            <w:i w:val="0"/>
            <w:iCs w:val="0"/>
            <w:smallCaps w:val="0"/>
            <w:strike w:val="0"/>
            <w:color w:val="000000"/>
            <w:sz w:val="24"/>
            <w:szCs w:val="24"/>
            <w:u w:val="none"/>
            <w:shd w:fill="auto" w:val="clear"/>
            <w:vertAlign w:val="baseline"/>
          </w:rPr>
          <m:t xml:space="preserve">r=0.888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at 320 kinases, just 23 below the full panel of 343, and attains </w:t>
      </w:r>
      <m:oMath>
        <m:r>
          <w:rPr>
            <w:rFonts w:ascii="Aptos" w:cs="Aptos" w:eastAsia="Aptos" w:hAnsi="Aptos"/>
            <w:b w:val="0"/>
            <w:bCs w:val="0"/>
            <w:i w:val="0"/>
            <w:iCs w:val="0"/>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on the complete panel.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73"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result has a direct practical implication. Standard commercial kinase selectivity panels typically profile 50–100 kinases.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these panel sizes, entropy- and S-score-based rankings are reasonably stable (</w:t>
      </w:r>
      <m:oMath>
        <m:r>
          <w:rPr>
            <w:rFonts w:ascii="Aptos" w:cs="Aptos" w:eastAsia="Aptos" w:hAnsi="Aptos"/>
            <w:b w:val="0"/>
            <w:bCs w:val="0"/>
            <w:i w:val="0"/>
            <w:iCs w:val="0"/>
            <w:smallCaps w:val="0"/>
            <w:strike w:val="0"/>
            <w:color w:val="000000"/>
            <w:sz w:val="24"/>
            <w:szCs w:val="24"/>
            <w:u w:val="none"/>
            <w:shd w:fill="auto" w:val="clear"/>
            <w:vertAlign w:val="baseline"/>
          </w:rPr>
          <m:t xml:space="preserve">r</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0.76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Gini and ratio rankings are effectively uncorrelated with what would be obtained on a full kinome panel (</w:t>
      </w:r>
      <m:oMath>
        <m:r>
          <w:rPr>
            <w:rFonts w:ascii="Aptos" w:cs="Aptos" w:eastAsia="Aptos" w:hAnsi="Aptos"/>
            <w:b w:val="0"/>
            <w:bCs w:val="0"/>
            <w:i w:val="0"/>
            <w:iCs w:val="0"/>
            <w:smallCaps w:val="0"/>
            <w:strike w:val="0"/>
            <w:color w:val="000000"/>
            <w:sz w:val="24"/>
            <w:szCs w:val="24"/>
            <w:u w:val="none"/>
            <w:shd w:fill="auto" w:val="clear"/>
            <w:vertAlign w:val="baseline"/>
          </w:rPr>
          <m:t xml:space="preserve">r&lt;0.14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Gini, </w:t>
      </w:r>
      <m:oMath>
        <m:r>
          <w:rPr>
            <w:rFonts w:ascii="Aptos" w:cs="Aptos" w:eastAsia="Aptos" w:hAnsi="Aptos"/>
            <w:b w:val="0"/>
            <w:bCs w:val="0"/>
            <w:i w:val="0"/>
            <w:iCs w:val="0"/>
            <w:smallCaps w:val="0"/>
            <w:strike w:val="0"/>
            <w:color w:val="000000"/>
            <w:sz w:val="24"/>
            <w:szCs w:val="24"/>
            <w:u w:val="none"/>
            <w:shd w:fill="auto" w:val="clear"/>
            <w:vertAlign w:val="baseline"/>
          </w:rPr>
          <m:t xml:space="preserve">r&lt;0.00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ratio at </w:t>
      </w:r>
      <m:oMath>
        <m:r>
          <w:rPr>
            <w:rFonts w:ascii="Aptos" w:cs="Aptos" w:eastAsia="Aptos" w:hAnsi="Aptos"/>
            <w:b w:val="0"/>
            <w:bCs w:val="0"/>
            <w:i w:val="0"/>
            <w:iCs w:val="0"/>
            <w:smallCaps w:val="0"/>
            <w:strike w:val="0"/>
            <w:color w:val="000000"/>
            <w:sz w:val="24"/>
            <w:szCs w:val="24"/>
            <w:u w:val="none"/>
            <w:shd w:fill="auto" w:val="clear"/>
            <w:vertAlign w:val="baseline"/>
          </w:rPr>
          <m:t xml:space="preserve">p=50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 rankings in particular are unreliable at any panel size commonly used in practice, because the identity of the reference off-target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kinase) changes substantially as panel composition changes.</w:t>
      </w:r>
      <w:del w:author="Polina Vinogradova" w:id="27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This is further evidence that ratio-based definitions measure a qualitatively different property from distribution-based definitions, and reinforces D2 (bounded gap sensitivity)</w:delText>
        </w:r>
      </w:del>
      <w:ins w:author="Polina Vinogradova" w:id="273" w:date="2026-09-21T18:57:12Z">
        <w:r w:rsidDel="00000000" w:rsidR="00000000" w:rsidRPr="00000000">
          <w:rPr>
            <w:rtl w:val="0"/>
          </w:rPr>
        </w:r>
      </w:ins>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27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test whether these patterns generalize beyond a single assay, we repeated the analysis on Metz (172 kinases; Figure </w:t>
        </w:r>
        <w:r w:rsidDel="00000000" w:rsidR="00000000" w:rsidRPr="00000000">
          <w:fldChar w:fldCharType="begin"/>
        </w:r>
        <w:r w:rsidDel="00000000" w:rsidR="00000000" w:rsidRPr="00000000">
          <w:instrText xml:space="preserve">HYPERLINK \l "77bhwvyqsl68"</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right). The ordering of the definitions by panel-size requirement is preserved. The distribution-based definitions recover the full-panel ranking from a small fraction of the panel (S-score at approximately 50 kinases, entropy and Gini at approximately 80), while the ratio again lags, reaching </w:t>
        </w:r>
      </w:ins>
      <w:ins w:author="Polina Vinogradova" w:id="274" w:date="2026-09-21T18:57:12Z"/>
      <m:oMath>
        <w:ins w:author="Polina Vinogradova" w:id="27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r=0.90</m:t>
          </m:r>
        </w:ins>
      </m:oMath>
      <w:ins w:author="Polina Vinogradova" w:id="274" w:date="2026-09-21T18:57:12Z"/>
      <w:ins w:author="Polina Vinogradova" w:id="27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at 170 of the 172 kinases. We note that the ratio’s poor recoverability is universal, holding on both sparse datasets, which strengthens the case that it measures a distinct, panel-composition-dependent property. We also note that the Gini coefficient is the one measure whose recoverability is dataset-specific. It is slow on Klaeger (</w:t>
        </w:r>
      </w:ins>
      <w:ins w:author="Polina Vinogradova" w:id="276"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7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27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=290</m:t>
          </m:r>
        </w:ins>
      </m:oMath>
      <w:ins w:author="Polina Vinogradova" w:id="276" w:date="2026-09-21T18:57:12Z"/>
      <w:ins w:author="Polina Vinogradova" w:id="27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fast on Metz (</w:t>
        </w:r>
      </w:ins>
      <w:ins w:author="Polina Vinogradova" w:id="278"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7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27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=80</m:t>
          </m:r>
        </w:ins>
      </m:oMath>
      <w:ins w:author="Polina Vinogradova" w:id="278" w:date="2026-09-21T18:57:12Z"/>
      <w:ins w:author="Polina Vinogradova" w:id="27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its poor behavior on Klaeger should not be read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w:t>
      </w:r>
      <w:del w:author="Polina Vinogradova" w:id="28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necessary</w:delText>
        </w:r>
      </w:del>
      <w:ins w:author="Polina Vinogradova" w:id="28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property.</w:t>
      </w:r>
      <w:ins w:author="Polina Vinogradova" w:id="28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Entropy and the S-score are fast on both.</w:t>
        </w:r>
      </w:ins>
      <w:r w:rsidDel="00000000" w:rsidR="00000000" w:rsidRPr="00000000">
        <w:rPr>
          <w:rtl w:val="0"/>
        </w:rPr>
      </w:r>
    </w:p>
    <w:bookmarkStart w:colFirst="0" w:colLast="0" w:name="b70pj8ne44b" w:id="22"/>
    <w:bookmarkEnd w:id="22"/>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8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000500" cy="2481322"/>
              <wp:effectExtent b="0" l="0" r="0" t="0"/>
              <wp:docPr id="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000500" cy="2481322"/>
                      </a:xfrm>
                      <a:prstGeom prst="rect"/>
                      <a:ln/>
                    </pic:spPr>
                  </pic:pic>
                </a:graphicData>
              </a:graphic>
            </wp:inline>
          </w:drawing>
        </w:r>
      </w:del>
      <w:ins w:author="Polina Vinogradova" w:id="28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189403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334000" cy="1894030"/>
                      </a:xfrm>
                      <a:prstGeom prst="rect"/>
                      <a:ln/>
                    </pic:spPr>
                  </pic:pic>
                </a:graphicData>
              </a:graphic>
            </wp:inline>
          </w:drawing>
        </w:r>
      </w:ins>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5. Mean Spearman correlation between rankings computed on random kinase subpanels and rankings on the full </w:t>
      </w:r>
      <w:del w:author="Polina Vinogradova" w:id="283"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Klaeger panel (343 kinases)</w:delText>
        </w:r>
      </w:del>
      <w:ins w:author="Polina Vinogradova" w:id="283"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panel</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as a function of subpanel size</w:t>
      </w:r>
      <w:ins w:author="Polina Vinogradova" w:id="284"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for the two sparse-coverage datasets: Klaeger (left, 343 kinases) and Metz (right, 172 kinases)</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Shaded bands indicate </w:t>
      </w:r>
      <m:oMath>
        <m:r>
          <m:t>±</m:t>
        </m:r>
        <m:r>
          <w:rPr>
            <w:rFonts w:ascii="Aptos" w:cs="Aptos" w:eastAsia="Aptos" w:hAnsi="Aptos"/>
            <w:b w:val="0"/>
            <w:bCs w:val="0"/>
            <w:i w:val="1"/>
            <w:iCs w:val="1"/>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standard deviation across 50 subsamples</w:t>
      </w:r>
      <w:del w:author="Polina Vinogradova" w:id="285"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 The</w:delText>
        </w:r>
      </w:del>
      <w:ins w:author="Polina Vinogradova" w:id="285"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dashed line marks </w:t>
      </w:r>
      <m:oMath>
        <m:r>
          <w:rPr>
            <w:rFonts w:ascii="Aptos" w:cs="Aptos" w:eastAsia="Aptos" w:hAnsi="Aptos"/>
            <w:b w:val="0"/>
            <w:bCs w:val="0"/>
            <w:i w:val="1"/>
            <w:iCs w:val="1"/>
            <w:smallCaps w:val="0"/>
            <w:strike w:val="0"/>
            <w:color w:val="000000"/>
            <w:sz w:val="24"/>
            <w:szCs w:val="24"/>
            <w:u w:val="none"/>
            <w:shd w:fill="auto" w:val="clear"/>
            <w:vertAlign w:val="baseline"/>
          </w:rPr>
          <m:t xml:space="preserve">r=0.90</m:t>
        </m:r>
      </m:oMath>
      <w:del w:author="Polina Vinogradova" w:id="286"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 Entropy and S-score rankings stabilize at approximately 110–140 kinases; Gini requires approximately 290 kinases; ratio does not reach </w:delText>
        </w:r>
      </w:del>
      <w:del w:author="Polina Vinogradova" w:id="287" w:date="2026-09-21T18:57:12Z"/>
      <m:oMath>
        <w:del w:author="Polina Vinogradova" w:id="287" w:date="2026-09-21T18:57:12Z">
          <m:r>
            <w:rPr>
              <w:rFonts w:ascii="Aptos" w:cs="Aptos" w:eastAsia="Aptos" w:hAnsi="Aptos"/>
              <w:b w:val="0"/>
              <w:bCs w:val="0"/>
              <w:i w:val="1"/>
              <w:iCs w:val="1"/>
              <w:smallCaps w:val="0"/>
              <w:strike w:val="0"/>
              <w:color w:val="000000"/>
              <w:sz w:val="24"/>
              <w:szCs w:val="24"/>
              <w:u w:val="none"/>
              <w:shd w:fill="auto" w:val="clear"/>
              <w:vertAlign w:val="baseline"/>
            </w:rPr>
            <m:t xml:space="preserve">r=0.90</m:t>
          </m:r>
        </w:del>
      </m:oMath>
      <w:del w:author="Polina Vinogradova" w:id="287" w:date="2026-09-21T18:57:12Z"/>
      <w:del w:author="Polina Vinogradova" w:id="288"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 at any practically used panel size</w:delText>
        </w:r>
      </w:del>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bookmarkStart w:colFirst="0" w:colLast="0" w:name="oubq3waup6iu" w:id="23"/>
    <w:bookmarkEnd w:id="23"/>
    <w:p w:rsidR="00000000" w:rsidDel="00000000" w:rsidP="00000000" w:rsidRDefault="00000000" w:rsidRPr="00000000" w14:paraId="0000009A">
      <w:pPr>
        <w:pStyle w:val="Heading1"/>
        <w:rPr/>
      </w:pPr>
      <w:r w:rsidDel="00000000" w:rsidR="00000000" w:rsidRPr="00000000">
        <w:rPr>
          <w:rtl w:val="0"/>
        </w:rPr>
        <w:t xml:space="preserve">Required Properties for a Well-Formed Selectivity Measure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empirical findings of the Results section motivate four properties that any well-formed kinase inhibitor selectivity measure should satisfy. Each property is stated below together with the observed failure mode that motivates it.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denote a compound’s binding profile across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Polina Vinogradova" w:id="289" w:date="2026-09-21T18:57:12Z"/>
      <m:oMath>
        <w:ins w:author="Polina Vinogradova" w:id="28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N</m:t>
          </m:r>
        </w:ins>
      </m:oMath>
      <w:ins w:author="Polina Vinogradova" w:id="289" w:date="2026-09-21T18:57:12Z"/>
      <w:ins w:author="Polina Vinogradova" w:id="29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size of the profiling panel, which varies across compounds within a dataset (Anastassiadis, Metz) and across datasets (Davis: </w:t>
        </w:r>
      </w:ins>
      <w:ins w:author="Polina Vinogradova" w:id="291" w:date="2026-09-21T18:57:12Z"/>
      <m:oMath>
        <w:ins w:author="Polina Vinogradova" w:id="29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N=433</m:t>
          </m:r>
        </w:ins>
      </m:oMath>
      <w:ins w:author="Polina Vinogradova" w:id="291" w:date="2026-09-21T18:57:12Z"/>
      <w:ins w:author="Polina Vinogradova" w:id="29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 </w:t>
        </w:r>
      </w:ins>
      <w:ins w:author="Polina Vinogradova" w:id="293" w:date="2026-09-21T18:57:12Z"/>
      <m:oMath>
        <w:ins w:author="Polina Vinogradova" w:id="29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N=343</m:t>
          </m:r>
        </w:ins>
      </m:oMath>
      <w:ins w:author="Polina Vinogradova" w:id="293" w:date="2026-09-21T18:57:12Z"/>
      <w:ins w:author="Polina Vinogradova" w:id="29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selectivity measure is a function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higher values indicate greater selectivity</w:t>
      </w:r>
      <w:ins w:author="Polina Vinogradova" w:id="29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defined for every panel size </w:t>
        </w:r>
      </w:ins>
      <w:ins w:author="Polina Vinogradova" w:id="296" w:date="2026-09-21T18:57:12Z"/>
      <m:oMath>
        <w:ins w:author="Polina Vinogradova" w:id="29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N</m:t>
          </m:r>
        </w:ins>
      </m:oMath>
      <w:ins w:author="Polina Vinogradova" w:id="29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selectivity ranking over a set of compounds is induced by ordering their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D1: Reliability threshold.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exists a threshold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that </w:t>
      </w:r>
      <m:oMath>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undefined, or explicitly flagged as unreliable,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max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Compounds with no detected binding above the assay detection floor receive arbitrary selectivity scores under all four definitions studied here, producing rank instability with mean </w:t>
      </w:r>
      <w:del w:author="Polina Vinogradova" w:id="297" w:date="2026-09-21T18:57:12Z"/>
      <m:oMath>
        <w:del w:author="Polina Vinogradova" w:id="297" w:date="2026-09-21T18:57:12Z">
          <m:r>
            <m:t>σ</m:t>
          </m:r>
        </w:del>
        <w:del w:author="Polina Vinogradova" w:id="297" w:date="2026-09-21T18:57:12Z">
          <m:r>
            <m:t>≈</m:t>
          </m:r>
        </w:del>
        <w:del w:author="Polina Vinogradova" w:id="29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74</m:t>
          </m:r>
        </w:del>
      </m:oMath>
      <w:del w:author="Polina Vinogradova" w:id="297" w:date="2026-09-21T18:57:12Z"/>
      <w:ins w:author="Polina Vinogradova" w:id="297" w:date="2026-09-21T18:57:12Z"/>
      <m:oMath>
        <w:ins w:author="Polina Vinogradova" w:id="297" w:date="2026-09-21T18:57:12Z">
          <m:r>
            <m:t>σ</m:t>
          </m:r>
        </w:ins>
        <w:ins w:author="Polina Vinogradova" w:id="297" w:date="2026-09-21T18:57:12Z">
          <m:r>
            <m:t>≈</m:t>
          </m:r>
        </w:ins>
        <w:ins w:author="Polina Vinogradova" w:id="29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73</m:t>
          </m:r>
        </w:ins>
      </m:oMath>
      <w:ins w:author="Polina Vinogradova" w:id="29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with </w:t>
      </w:r>
      <w:del w:author="Polina Vinogradova" w:id="298" w:date="2026-09-21T18:57:12Z"/>
      <m:oMath>
        <w:del w:author="Polina Vinogradova" w:id="298" w:date="2026-09-21T18:57:12Z">
          <m:r>
            <m:t>σ</m:t>
          </m:r>
        </w:del>
        <w:del w:author="Polina Vinogradova" w:id="298" w:date="2026-09-21T18:57:12Z">
          <m:r>
            <m:t>≈</m:t>
          </m:r>
        </w:del>
        <w:del w:author="Polina Vinogradova" w:id="29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32</m:t>
          </m:r>
        </w:del>
      </m:oMath>
      <w:del w:author="Polina Vinogradova" w:id="298" w:date="2026-09-21T18:57:12Z"/>
      <w:ins w:author="Polina Vinogradova" w:id="298" w:date="2026-09-21T18:57:12Z"/>
      <m:oMath>
        <w:ins w:author="Polina Vinogradova" w:id="298" w:date="2026-09-21T18:57:12Z">
          <m:r>
            <m:t>σ</m:t>
          </m:r>
        </w:ins>
        <w:ins w:author="Polina Vinogradova" w:id="298" w:date="2026-09-21T18:57:12Z">
          <m:r>
            <m:t>≈</m:t>
          </m:r>
        </w:ins>
        <w:ins w:author="Polina Vinogradova" w:id="29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31</m:t>
          </m:r>
        </w:ins>
      </m:oMath>
      <w:ins w:author="Polina Vinogradova" w:id="29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active compounds (Type 1 instability, above</w:t>
      </w:r>
      <w:del w:author="Polina Vinogradova" w:id="29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Selectivity is a property of binding, so a</w:delText>
        </w:r>
      </w:del>
      <w:ins w:author="Polina Vinogradova" w:id="29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Figure </w:t>
        </w:r>
        <w:r w:rsidDel="00000000" w:rsidR="00000000" w:rsidRPr="00000000">
          <w:fldChar w:fldCharType="begin"/>
        </w:r>
        <w:r w:rsidDel="00000000" w:rsidR="00000000" w:rsidRPr="00000000">
          <w:instrText xml:space="preserve">HYPERLINK \l "dlqafqth2921"</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left). A</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compound that does not bind cannot be meaningfully ranked relative to compounds that do. No existing definition incorporates an explicit reliability condition</w:t>
      </w:r>
      <w:del w:author="Polina Vinogradova" w:id="30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0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fact,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the S-score and selectivity entropy assign scores to compounds with no sub-micromolar binding, treating detection floor values as informative.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D2: Bounded gap sensitivity.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any compound profile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satisfying D1, a small perturbation to the identity of the reference off-target should produce a bounded change in </w:t>
      </w:r>
      <m:oMath>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Formally, if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depends on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affinity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w:t>
      </w:r>
      <w:ins w:author="Polina Vinogradova" w:id="30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should exist a function </w:t>
        </w:r>
      </w:ins>
      <w:del w:author="Polina Vinogradova" w:id="302" w:date="2026-09-21T18:57:12Z"/>
      <m:oMath>
        <w:del w:author="Polina Vinogradova" w:id="30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|f(x;k)−f(x;k+1)|</m:t>
          </m:r>
        </w:del>
      </m:oMath>
      <w:del w:author="Polina Vinogradova" w:id="302" w:date="2026-09-21T18:57:12Z"/>
      <w:ins w:author="Polina Vinogradova" w:id="302" w:date="2026-09-21T18:57:12Z"/>
      <m:oMath>
        <w:ins w:author="Polina Vinogradova" w:id="30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g</m:t>
          </m:r>
        </w:ins>
      </m:oMath>
      <w:ins w:author="Polina Vinogradova" w:id="30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0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should be bounded by a function of</w:delText>
        </w:r>
      </w:del>
      <w:ins w:author="Polina Vinogradova" w:id="30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04"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0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w:del w:author="Polina Vinogradova" w:id="30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0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(k+1)</m:t>
            </m:r>
          </m:sub>
        </m:sSub>
      </m:oMath>
      <w:del w:author="Polina Vinogradova" w:id="304" w:date="2026-09-21T18:57:12Z"/>
      <w:ins w:author="Polina Vinogradova" w:id="304" w:date="2026-09-21T18:57:12Z"/>
      <m:oMath>
        <w:ins w:author="Polina Vinogradova" w:id="30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g(0)=0</m:t>
          </m:r>
        </w:ins>
      </m:oMath>
      <w:ins w:author="Polina Vinogradova" w:id="304" w:date="2026-09-21T18:57:12Z"/>
      <w:ins w:author="Polina Vinogradova" w:id="30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that </w:t>
        </w:r>
      </w:ins>
      <w:ins w:author="Polina Vinogradova" w:id="306" w:date="2026-09-21T18:57:12Z"/>
      <m:oMath>
        <w:ins w:author="Polina Vinogradova" w:id="3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|f(x;k)−f(x;k+1)|</m:t>
          </m:r>
        </w:ins>
        <w:ins w:author="Polina Vinogradova" w:id="306" w:date="2026-09-21T18:57:12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3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g(</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w:ins w:author="Polina Vinogradova" w:id="3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(k+1)</m:t>
            </m:r>
          </m:sub>
        </m:sSub>
        <w:ins w:author="Polina Vinogradova" w:id="3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06" w:date="2026-09-21T18:57:12Z"/>
      <w:ins w:author="Polina Vinogradova" w:id="30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inequality states that “as the gap between the two ranked affinities shrinks to zero, the score’s dependence on which one is chosen as the reference off-target must shrink to zero as well”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Ratio-based definitions violate this property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del w:author="Polina Vinogradova" w:id="30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w:delText>
        </w:r>
      </w:del>
      <w:ins w:author="Polina Vinogradova" w:id="30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compound with near-identical affinities for its top two kinases receives a large ratio score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to the next off-target may be large) but a near-zero score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k=2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between the tied targets is negligible). This produces the Type 2 instability identified in the instability taxonomy above, where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is the strongest predictor of ratio instability (</w:t>
      </w:r>
      <m:oMath>
        <m:r>
          <w:rPr>
            <w:rFonts w:ascii="Aptos" w:cs="Aptos" w:eastAsia="Aptos" w:hAnsi="Aptos"/>
            <w:b w:val="0"/>
            <w:bCs w:val="0"/>
            <w:i w:val="0"/>
            <w:iCs w:val="0"/>
            <w:smallCaps w:val="0"/>
            <w:strike w:val="0"/>
            <w:color w:val="000000"/>
            <w:sz w:val="24"/>
            <w:szCs w:val="24"/>
            <w:u w:val="none"/>
            <w:shd w:fill="auto" w:val="clear"/>
            <w:vertAlign w:val="baseline"/>
          </w:rPr>
          <m:t xml:space="preserve">r=−0.341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0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Distribution-based definitions (entropy, Gini) satisfy a weaker version of this property because they</w:delText>
        </w:r>
      </w:del>
      <w:ins w:author="Polina Vinogradova" w:id="30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 and Gini satisfy D2 vacuously. Neither scores a specific ranked affinity </w:t>
        </w:r>
      </w:ins>
      <w:ins w:author="Polina Vinogradova" w:id="310"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1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oMath>
      <w:ins w:author="Polina Vinogradova" w:id="310" w:date="2026-09-21T18:57:12Z"/>
      <w:ins w:author="Polina Vinogradova" w:id="31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condition of D2’s formal statement (“if </w:t>
        </w:r>
      </w:ins>
      <w:ins w:author="Polina Vinogradova" w:id="312" w:date="2026-09-21T18:57:12Z"/>
      <m:oMath>
        <w:ins w:author="Polina Vinogradova" w:id="31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f</m:t>
          </m:r>
        </w:ins>
      </m:oMath>
      <w:ins w:author="Polina Vinogradova" w:id="312" w:date="2026-09-21T18:57:12Z"/>
      <w:ins w:author="Polina Vinogradova" w:id="31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depends on the </w:t>
        </w:r>
      </w:ins>
      <w:ins w:author="Polina Vinogradova" w:id="314" w:date="2026-09-21T18:57:12Z"/>
      <m:oMath>
        <w:ins w:author="Polina Vinogradova" w:id="31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314" w:date="2026-09-21T18:57:12Z"/>
      <w:ins w:author="Polina Vinogradova" w:id="31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affinity, then …”) is never satisfied. However, they also satisfy the intent of D2. That is, both</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symmetric</w:t>
      </w:r>
      <w:ins w:author="Polina Vinogradova" w:id="31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continuous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functions of the full </w:t>
      </w:r>
      <w:del w:author="Polina Vinogradova" w:id="31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set of normalized activities, with no term that singles out a particular ranked off-target</w:delText>
        </w:r>
      </w:del>
      <w:ins w:author="Polina Vinogradova" w:id="31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normalized profile, so swapping two exactly tied affinities leaves the score unchanged, and a near-tie changes it only by a vanishing amount. The S-score also has no </w:t>
        </w:r>
      </w:ins>
      <w:ins w:author="Polina Vinogradova" w:id="318" w:date="2026-09-21T18:57:12Z"/>
      <m:oMath>
        <w:ins w:author="Polina Vinogradova" w:id="31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318" w:date="2026-09-21T18:57:12Z"/>
      <w:ins w:author="Polina Vinogradova" w:id="31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term, but it is not continuous in the same way: it counts kinases against a fixed threshold </w:t>
        </w:r>
      </w:ins>
      <w:ins w:author="Polina Vinogradova" w:id="320" w:date="2026-09-21T18:57:12Z"/>
      <m:oMath>
        <w:ins w:author="Polina Vinogradova" w:id="320" w:date="2026-09-21T18:57:12Z">
          <m:r>
            <m:t>τ</m:t>
          </m:r>
        </w:ins>
      </m:oMath>
      <w:ins w:author="Polina Vinogradova" w:id="320" w:date="2026-09-21T18:57:12Z"/>
      <w:ins w:author="Polina Vinogradova" w:id="32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whichever kinase’s affinity happens to sit nearest </w:t>
        </w:r>
      </w:ins>
      <w:ins w:author="Polina Vinogradova" w:id="322" w:date="2026-09-21T18:57:12Z"/>
      <m:oMath>
        <w:ins w:author="Polina Vinogradova" w:id="322" w:date="2026-09-21T18:57:12Z">
          <m:r>
            <m:t>τ</m:t>
          </m:r>
        </w:ins>
      </m:oMath>
      <w:ins w:author="Polina Vinogradova" w:id="322" w:date="2026-09-21T18:57:12Z"/>
      <w:ins w:author="Polina Vinogradova" w:id="32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plays the role of a reference off-target, and an infinitesimal perturbation that moves that affinity across </w:t>
        </w:r>
      </w:ins>
      <w:ins w:author="Polina Vinogradova" w:id="324" w:date="2026-09-21T18:57:12Z"/>
      <m:oMath>
        <w:ins w:author="Polina Vinogradova" w:id="324" w:date="2026-09-21T18:57:12Z">
          <m:r>
            <m:t>τ</m:t>
          </m:r>
        </w:ins>
      </m:oMath>
      <w:ins w:author="Polina Vinogradova" w:id="324" w:date="2026-09-21T18:57:12Z"/>
      <w:ins w:author="Polina Vinogradova" w:id="32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changes the score by a full </w:t>
        </w:r>
      </w:ins>
      <w:ins w:author="Polina Vinogradova" w:id="326" w:date="2026-09-21T18:57:12Z"/>
      <m:oMath>
        <w:ins w:author="Polina Vinogradova" w:id="32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1/N</m:t>
          </m:r>
        </w:ins>
      </m:oMath>
      <w:ins w:author="Polina Vinogradova" w:id="326" w:date="2026-09-21T18:57:12Z"/>
      <w:ins w:author="Polina Vinogradova" w:id="32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a bounded, single-kinase version of the same instability, smaller in magnitude than the ratio’s unbounded swing but not the vanishing sensitivity entropy and Gini show, which is why it is graded </w:t>
        </w:r>
      </w:ins>
      <w:ins w:author="Polina Vinogradova" w:id="328" w:date="2026-09-21T18:57:12Z"/>
      <m:oMath>
        <w:ins w:author="Polina Vinogradova" w:id="328" w:date="2026-09-21T18:57:12Z">
          <m:r>
            <m:t>∼</m:t>
          </m:r>
        </w:ins>
      </m:oMath>
      <w:ins w:author="Polina Vinogradova" w:id="328" w:date="2026-09-21T18:57:12Z"/>
      <w:ins w:author="Polina Vinogradova" w:id="32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w:t>
        </w:r>
      </w:ins>
      <w:ins w:author="Polina Vinogradova" w:id="330" w:date="2026-09-21T18:57:12Z"/>
      <m:oMath>
        <w:ins w:author="Polina Vinogradova" w:id="33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30" w:date="2026-09-21T18:57:12Z"/>
      <w:ins w:author="Polina Vinogradova" w:id="33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Table </w:t>
        </w:r>
        <w:r w:rsidDel="00000000" w:rsidR="00000000" w:rsidRPr="00000000">
          <w:fldChar w:fldCharType="begin"/>
        </w:r>
        <w:r w:rsidDel="00000000" w:rsidR="00000000" w:rsidRPr="00000000">
          <w:instrText xml:space="preserve">HYPERLINK \l "jcx6hjwapkpw"</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D3: Distributional consistency.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ranking induced by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be stable under small perturbations to the activity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used to define the active binding distribution. Formally, for any two compounds </w:t>
      </w:r>
      <m:oMath>
        <m:r>
          <w:rPr>
            <w:rFonts w:ascii="Aptos" w:cs="Aptos" w:eastAsia="Aptos" w:hAnsi="Aptos"/>
            <w:b w:val="0"/>
            <w:bCs w:val="0"/>
            <w:i w:val="0"/>
            <w:iCs w:val="0"/>
            <w:smallCaps w:val="0"/>
            <w:strike w:val="0"/>
            <w:color w:val="000000"/>
            <w:sz w:val="24"/>
            <w:szCs w:val="24"/>
            <w:u w:val="none"/>
            <w:shd w:fill="auto" w:val="clear"/>
            <w:vertAlign w:val="baseline"/>
          </w:rPr>
          <m:t xml:space="preserve">x,y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any </w:t>
      </w:r>
      <m:oMath>
        <m:r>
          <m:t>ϵ</m:t>
        </m:r>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exists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that if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r>
          <w:rPr>
            <w:rFonts w:ascii="Aptos" w:cs="Aptos" w:eastAsia="Aptos" w:hAnsi="Aptos"/>
            <w:b w:val="0"/>
            <w:bCs w:val="0"/>
            <w:i w:val="0"/>
            <w:iCs w:val="0"/>
            <w:smallCaps w:val="0"/>
            <w:strike w:val="0"/>
            <w:color w:val="000000"/>
            <w:sz w:val="24"/>
            <w:szCs w:val="24"/>
            <w:u w:val="none"/>
            <w:shd w:fill="auto" w:val="clear"/>
            <w:vertAlign w:val="baseline"/>
          </w:rPr>
          <m:t>δ</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the ranking of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relative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agrees with that under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43"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entropy and Gini definitions are parameterized by a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determines which affinities contribute to the binding distribution. Compounds with few active kinases are sensitive to this choice because small changes in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move individual kinases in or out of the active set, substantially altering the distribution. The negative correlation between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entropy instability (</w:t>
      </w:r>
      <w:del w:author="Polina Vinogradova" w:id="332" w:date="2026-09-21T18:57:12Z"/>
      <m:oMath>
        <w:del w:author="Polina Vinogradova" w:id="33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r=−0.455</m:t>
          </m:r>
        </w:del>
      </m:oMath>
      <w:del w:author="Polina Vinogradova" w:id="332" w:date="2026-09-21T18:57:12Z"/>
      <w:ins w:author="Polina Vinogradova" w:id="332" w:date="2026-09-21T18:57:12Z"/>
      <m:oMath>
        <w:ins w:author="Polina Vinogradova" w:id="33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r=−0.409</m:t>
          </m:r>
        </w:ins>
      </m:oMath>
      <w:ins w:author="Polina Vinogradova" w:id="33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weaker for Gini, see Table </w:t>
      </w:r>
      <w:del w:author="Polina Vinogradova" w:id="333" w:date="2026-09-21T18:57:12Z">
        <w:r w:rsidDel="00000000" w:rsidR="00000000" w:rsidRPr="00000000">
          <w:fldChar w:fldCharType="begin"/>
        </w:r>
        <w:r w:rsidDel="00000000" w:rsidR="00000000" w:rsidRPr="00000000">
          <w:delInstrText xml:space="preserve">HYPERLINK \l "9qjlhyzcttv9"</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2</w:delText>
        </w:r>
        <w:r w:rsidDel="00000000" w:rsidR="00000000" w:rsidRPr="00000000">
          <w:fldChar w:fldCharType="end"/>
        </w:r>
      </w:del>
      <w:ins w:author="Polina Vinogradova" w:id="333" w:date="2026-09-21T18:57:12Z">
        <w:r w:rsidDel="00000000" w:rsidR="00000000" w:rsidRPr="00000000">
          <w:fldChar w:fldCharType="begin"/>
        </w:r>
        <w:r w:rsidDel="00000000" w:rsidR="00000000" w:rsidRPr="00000000">
          <w:instrText xml:space="preserve">HYPERLINK \l "gup9m5dpgaan"</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[tab:predictors]</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reflects this sensitivity</w:t>
      </w:r>
      <w:ins w:author="Polina Vinogradova" w:id="33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(Figure </w:t>
        </w:r>
        <w:r w:rsidDel="00000000" w:rsidR="00000000" w:rsidRPr="00000000">
          <w:fldChar w:fldCharType="begin"/>
        </w:r>
        <w:r w:rsidDel="00000000" w:rsidR="00000000" w:rsidRPr="00000000">
          <w:instrText xml:space="preserve">HYPERLINK \l "dlqafqth2921"</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right)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D3 requires that the ranking be robust to the choice of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a reasonable neighborhood, which existing implementations do not guarantee.</w:t>
      </w:r>
      <w:ins w:author="Polina Vinogradova" w:id="33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ratio </w:t>
        </w:r>
      </w:ins>
      <w:ins w:author="Polina Vinogradova" w:id="336" w:date="2026-09-21T18:57:12Z"/>
      <m:oMath>
        <w:ins w:author="Polina Vinogradova" w:id="33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R(k)</m:t>
          </m:r>
        </w:ins>
      </m:oMath>
      <w:ins w:author="Polina Vinogradova" w:id="336" w:date="2026-09-21T18:57:12Z"/>
      <w:ins w:author="Polina Vinogradova" w:id="33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compares two specific ranked affinities directly, so there is no </w:t>
        </w:r>
      </w:ins>
      <w:ins w:author="Polina Vinogradova" w:id="338" w:date="2026-09-21T18:57:12Z"/>
      <m:oMath>
        <w:ins w:author="Polina Vinogradova" w:id="338" w:date="2026-09-21T18:57:12Z">
          <m:r>
            <m:t>β</m:t>
          </m:r>
        </w:ins>
      </m:oMath>
      <w:ins w:author="Polina Vinogradova" w:id="338" w:date="2026-09-21T18:57:12Z"/>
      <w:ins w:author="Polina Vinogradova" w:id="33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D3 to perturb. It therefore has no activity baseline at all. Unlike D2, D3’s formal statement is not phrased as a conditional. Instead, it presupposes a baseline </w:t>
        </w:r>
      </w:ins>
      <w:ins w:author="Polina Vinogradova" w:id="340" w:date="2026-09-21T18:57:12Z"/>
      <m:oMath>
        <w:ins w:author="Polina Vinogradova" w:id="340" w:date="2026-09-21T18:57:12Z">
          <m:r>
            <m:t>β</m:t>
          </m:r>
        </w:ins>
      </m:oMath>
      <w:ins w:author="Polina Vinogradova" w:id="340" w:date="2026-09-21T18:57:12Z"/>
      <w:ins w:author="Polina Vinogradova" w:id="34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that presupposition fails, as for the ratio, the property holds vacuously. This is why the ratio is graded </w:t>
        </w:r>
      </w:ins>
      <w:ins w:author="Polina Vinogradova" w:id="342" w:date="2026-09-21T18:57:12Z"/>
      <m:oMath>
        <w:ins w:author="Polina Vinogradova" w:id="34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42" w:date="2026-09-21T18:57:12Z"/>
      <w:ins w:author="Polina Vinogradova" w:id="34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D3 in Table </w:t>
        </w:r>
        <w:r w:rsidDel="00000000" w:rsidR="00000000" w:rsidRPr="00000000">
          <w:fldChar w:fldCharType="begin"/>
        </w:r>
        <w:r w:rsidDel="00000000" w:rsidR="00000000" w:rsidRPr="00000000">
          <w:instrText xml:space="preserve">HYPERLINK \l "jcx6hjwapkpw"</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4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S-score’s threshold </w:t>
        </w:r>
      </w:ins>
      <w:ins w:author="Polina Vinogradova" w:id="344" w:date="2026-09-21T18:57:12Z"/>
      <m:oMath>
        <w:ins w:author="Polina Vinogradova" w:id="344" w:date="2026-09-21T18:57:12Z">
          <m:r>
            <m:t>τ</m:t>
          </m:r>
        </w:ins>
      </m:oMath>
      <w:ins w:author="Polina Vinogradova" w:id="344" w:date="2026-09-21T18:57:12Z"/>
      <w:ins w:author="Polina Vinogradova" w:id="34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plays the same active/inactive gating role as </w:t>
        </w:r>
      </w:ins>
      <w:ins w:author="Polina Vinogradova" w:id="346" w:date="2026-09-21T18:57:12Z"/>
      <m:oMath>
        <w:ins w:author="Polina Vinogradova" w:id="346" w:date="2026-09-21T18:57:12Z">
          <m:r>
            <m:t>β</m:t>
          </m:r>
        </w:ins>
      </m:oMath>
      <w:ins w:author="Polina Vinogradova" w:id="346" w:date="2026-09-21T18:57:12Z"/>
      <w:ins w:author="Polina Vinogradova" w:id="34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instability under </w:t>
        </w:r>
      </w:ins>
      <w:ins w:author="Polina Vinogradova" w:id="348" w:date="2026-09-21T18:57:12Z"/>
      <m:oMath>
        <w:ins w:author="Polina Vinogradova" w:id="348" w:date="2026-09-21T18:57:12Z">
          <m:r>
            <m:t>τ</m:t>
          </m:r>
        </w:ins>
      </m:oMath>
      <w:ins w:author="Polina Vinogradova" w:id="348" w:date="2026-09-21T18:57:12Z"/>
      <w:ins w:author="Polina Vinogradova" w:id="34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however, weaker and less consistent than entropy and Gini’s under </w:t>
        </w:r>
      </w:ins>
      <w:ins w:author="Polina Vinogradova" w:id="350" w:date="2026-09-21T18:57:12Z"/>
      <m:oMath>
        <w:ins w:author="Polina Vinogradova" w:id="350" w:date="2026-09-21T18:57:12Z">
          <m:r>
            <m:t>β</m:t>
          </m:r>
        </w:ins>
      </m:oMath>
      <w:ins w:author="Polina Vinogradova" w:id="350" w:date="2026-09-21T18:57:12Z"/>
      <w:ins w:author="Polina Vinogradova" w:id="35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instability is predicted by every profile-shape feature except the top</w:t>
        </w:r>
      </w:ins>
      <w:ins w:author="Polina Vinogradova" w:id="352"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5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352" w:date="2026-09-21T18:57:12Z"/>
      <w:ins w:author="Polina Vinogradova" w:id="35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w:ins>
      <w:ins w:author="Polina Vinogradova" w:id="354"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5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ins w:author="Polina Vinogradova" w:id="354" w:date="2026-09-21T18:57:12Z"/>
      <w:ins w:author="Polina Vinogradova" w:id="35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on Klaeger, but by none of them on Davis (all </w:t>
        </w:r>
      </w:ins>
      <w:ins w:author="Polina Vinogradova" w:id="356" w:date="2026-09-21T18:57:12Z"/>
      <m:oMath>
        <w:ins w:author="Polina Vinogradova" w:id="35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m:t>
          </m:r>
        </w:ins>
        <w:ins w:author="Polina Vinogradova" w:id="356" w:date="2026-09-21T18:57:12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35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0.16</m:t>
          </m:r>
        </w:ins>
      </m:oMath>
      <w:ins w:author="Polina Vinogradova" w:id="356" w:date="2026-09-21T18:57:12Z"/>
      <w:ins w:author="Polina Vinogradova" w:id="35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w:t>
        </w:r>
        <w:r w:rsidDel="00000000" w:rsidR="00000000" w:rsidRPr="00000000">
          <w:fldChar w:fldCharType="begin"/>
        </w:r>
        <w:r w:rsidDel="00000000" w:rsidR="00000000" w:rsidRPr="00000000">
          <w:instrText xml:space="preserve">HYPERLINK \l "gup9m5dpgaan"</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[tab:predictors]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entropy’s </w:t>
        </w:r>
      </w:ins>
      <w:ins w:author="Polina Vinogradova" w:id="358"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5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n</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ins w:author="Polina Vinogradova" w:id="358" w:date="2026-09-21T18:57:12Z"/>
      <w:ins w:author="Polina Vinogradova" w:id="35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dependence, on the other hand, replicates on both datasets. This inconsistent sensitivity is why the S-score is graded </w:t>
        </w:r>
      </w:ins>
      <w:ins w:author="Polina Vinogradova" w:id="360" w:date="2026-09-21T18:57:12Z"/>
      <m:oMath>
        <w:ins w:author="Polina Vinogradova" w:id="360" w:date="2026-09-21T18:57:12Z">
          <m:r>
            <m:t>∼</m:t>
          </m:r>
        </w:ins>
      </m:oMath>
      <w:ins w:author="Polina Vinogradova" w:id="360" w:date="2026-09-21T18:57:12Z"/>
      <w:ins w:author="Polina Vinogradova" w:id="36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w:t>
        </w:r>
      </w:ins>
      <w:ins w:author="Polina Vinogradova" w:id="362" w:date="2026-09-21T18:57:12Z"/>
      <m:oMath>
        <w:ins w:author="Polina Vinogradova" w:id="362" w:date="2026-09-21T18:57:12Z">
          <m:r>
            <m:t>×</m:t>
          </m:r>
        </w:ins>
      </m:oMath>
      <w:ins w:author="Polina Vinogradova" w:id="362" w:date="2026-09-21T18:57:12Z"/>
      <w:ins w:author="Polina Vinogradova" w:id="36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ins>
      <w:ins w:author="Polina Vinogradova" w:id="364" w:date="2026-09-21T18:57:12Z"/>
      <m:oMath>
        <w:ins w:author="Polina Vinogradova" w:id="36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64" w:date="2026-09-21T18:57:12Z"/>
      <w:ins w:author="Polina Vinogradova" w:id="36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D4: Monotonicity under weak off-target addition.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compound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a weak additional binding interaction added, i.e. if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N+1</m:t>
            </m:r>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Adding a sub-threshold binding interaction should not increase a compound’s selectivity score.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S-score and the Gini coefficient violate this property. Adding a kinase that the compound does not meaningfully bind increases the panel size without adding activity</w:t>
      </w:r>
      <w:del w:author="Polina Vinogradova" w:id="36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this</w:delText>
        </w:r>
      </w:del>
      <w:ins w:author="Polina Vinogradova" w:id="36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lowers the S-score’s fraction of hit kinases and raises the Gini coefficient’s inequality, in both cases inflating the apparent selectivity. A compound can therefore be made to look more selective simply by profiling it against more inactive kinases. This is a serious problem when panels differ in size or composition across experiments, as between Davis and Klaeger. The entropy and the ratio satisfy D4</w:t>
      </w:r>
      <w:del w:author="Polina Vinogradova" w:id="36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6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can be explained by the fact that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sub-threshold target adds negligible weight to the entropy’s normalized distribution and falls at or below the ratio’s reference off-target, so neither score increases</w:t>
      </w:r>
      <w:del w:author="Polina Vinogradova" w:id="36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(verified empirically in the next section)</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w:t>
      </w:r>
      <w:del w:author="Polina Vinogradova" w:id="369" w:date="2026-09-21T18:57:12Z">
        <w:r w:rsidDel="00000000" w:rsidR="00000000" w:rsidRPr="00000000">
          <w:fldChar w:fldCharType="begin"/>
        </w:r>
        <w:r w:rsidDel="00000000" w:rsidR="00000000" w:rsidRPr="00000000">
          <w:delInstrText xml:space="preserve">HYPERLINK \l "jcx6hjwapkpw"</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del>
      <w:ins w:author="Polina Vinogradova" w:id="369" w:date="2026-09-21T18:57:12Z">
        <w:r w:rsidDel="00000000" w:rsidR="00000000" w:rsidRPr="00000000">
          <w:fldChar w:fldCharType="begin"/>
        </w:r>
        <w:r w:rsidDel="00000000" w:rsidR="00000000" w:rsidRPr="00000000">
          <w:instrText xml:space="preserve">HYPERLINK \l "jcx6hjwapkpw"</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summarizes which definitions satisfy each property. No existing definition satisfies all four simultaneously, but the candidate measure introduced next does.</w:t>
      </w:r>
    </w:p>
    <w:bookmarkStart w:colFirst="0" w:colLast="0" w:name="jcx6hjwapkpw" w:id="24"/>
    <w:bookmarkEnd w:id="24"/>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w:t>
      </w:r>
      <w:del w:author="Polina Vinogradova" w:id="370"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3</w:delText>
        </w:r>
      </w:del>
      <w:ins w:author="Polina Vinogradova" w:id="370"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Satisfaction of the four required properties by existing selectivity definitions and by the candidate measure introduced below. </w:t>
      </w:r>
      <m:oMath>
        <m:r>
          <w:rPr>
            <w:rFonts w:ascii="Aptos" w:cs="Aptos" w:eastAsia="Aptos" w:hAnsi="Aptos"/>
            <w:b w:val="0"/>
            <w:bCs w:val="0"/>
            <w:i w:val="1"/>
            <w:iCs w:val="1"/>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satisfied (by construction, or verified empirically for the candidate). </w:t>
      </w:r>
      <m:oMath>
        <m:r>
          <m: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partially satisfied or satisfied under additional assumptions. </w:t>
      </w:r>
      <m:oMath>
        <m:r>
          <m: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violated in general.</w:t>
      </w:r>
    </w:p>
    <w:tbl>
      <w:tblPr>
        <w:tblStyle w:val="Table3"/>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Candidate</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 (reliability threshold)</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m:t>×</m:t>
              </m:r>
            </m:oMath>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m:t>×</m:t>
              </m:r>
            </m:oMath>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m:t>×</m:t>
              </m:r>
            </m:oMath>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m:t>×</m:t>
              </m:r>
            </m:oMath>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 (bounded gap sensitivity)</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m:t>∼</m:t>
              </m:r>
            </m:oMath>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m:t>×</m:t>
              </m:r>
            </m:oMath>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D3 (distributional consistency)</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m:t>∼</m:t>
              </m:r>
            </m:oMath>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m:t>×</m:t>
              </m:r>
            </m:oMath>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m:t>×</m:t>
              </m:r>
            </m:oMath>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D4 (monotonicity, weak off-target)</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m:t>×</m:t>
              </m:r>
            </m:oMath>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m:t>×</m:t>
              </m:r>
            </m:oMath>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tc>
      </w:tr>
    </w:tbl>
    <w:bookmarkStart w:colFirst="0" w:colLast="0" w:name="5zp4u8ltomuc" w:id="25"/>
    <w:bookmarkEnd w:id="25"/>
    <w:p w:rsidR="00000000" w:rsidDel="00000000" w:rsidP="00000000" w:rsidRDefault="00000000" w:rsidRPr="00000000" w14:paraId="000000C6">
      <w:pPr>
        <w:pStyle w:val="Heading2"/>
        <w:rPr/>
      </w:pPr>
      <w:r w:rsidDel="00000000" w:rsidR="00000000" w:rsidRPr="00000000">
        <w:rPr>
          <w:rtl w:val="0"/>
        </w:rPr>
        <w:t xml:space="preserve">A Candidate Measure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properties can indeed be satisfied, and the selectivity entropy is the natural starting point. </w:t>
      </w:r>
      <w:ins w:author="Polina Vinogradova" w:id="37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is not to outrank the entropy, but to repair the two failure modes documented above (D1’s arbitrary scores for non-binders and D3’s baseline-driven instability) without giving up what it already gets right.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 the existing definitions it is the only one that already satisfies both D2 and D4 (Table </w:t>
      </w:r>
      <w:del w:author="Polina Vinogradova" w:id="372" w:date="2026-09-21T18:57:12Z">
        <w:r w:rsidDel="00000000" w:rsidR="00000000" w:rsidRPr="00000000">
          <w:fldChar w:fldCharType="begin"/>
        </w:r>
        <w:r w:rsidDel="00000000" w:rsidR="00000000" w:rsidRPr="00000000">
          <w:delInstrText xml:space="preserve">HYPERLINK \l "jcx6hjwapkpw"</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because</w:delText>
        </w:r>
      </w:del>
      <w:ins w:author="Polina Vinogradova" w:id="372" w:date="2026-09-21T18:57:12Z">
        <w:r w:rsidDel="00000000" w:rsidR="00000000" w:rsidRPr="00000000">
          <w:fldChar w:fldCharType="begin"/>
        </w:r>
        <w:r w:rsidDel="00000000" w:rsidR="00000000" w:rsidRPr="00000000">
          <w:instrText xml:space="preserve">HYPERLINK \l "jcx6hjwapkpw"</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scores the whole normalized profile rather than a single pairwise gap, it neither privileges a reference off-target (D2) nor rewards the addition of non-binders (D4). It</w:t>
      </w:r>
      <w:del w:author="Polina Vinogradova" w:id="37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fails only D1, having no reliability gate, and D3, because its</w:delText>
        </w:r>
      </w:del>
      <w:ins w:author="Polina Vinogradova" w:id="37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however, fails D1 and D3. It fails D1 due to having no reliability gate. The D3 failure comes from 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hard active/inactive cutoff </w:t>
      </w:r>
      <m:oMath>
        <m:r>
          <w:rPr>
            <w:rFonts w:ascii="Aptos" w:cs="Aptos" w:eastAsia="Aptos" w:hAnsi="Aptos"/>
            <w:b w:val="0"/>
            <w:bCs w:val="0"/>
            <w:i w:val="0"/>
            <w:iCs w:val="0"/>
            <w:smallCaps w:val="0"/>
            <w:strike w:val="0"/>
            <w:color w:val="000000"/>
            <w:sz w:val="24"/>
            <w:szCs w:val="24"/>
            <w:u w:val="none"/>
            <w:shd w:fill="auto" w:val="clear"/>
            <w:vertAlign w:val="baseline"/>
          </w:rPr>
          <m:t xml:space="preserve">max(</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del w:author="Polina Vinogradova" w:id="37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makes the ranking sensitive to the baseline</w:delText>
        </w:r>
      </w:del>
      <w:ins w:author="Polina Vinogradova" w:id="37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ties the boundary between active and inactive kinases to the baseline </w:t>
        </w:r>
      </w:ins>
      <w:ins w:author="Polina Vinogradova" w:id="375" w:date="2026-09-21T18:57:12Z"/>
      <m:oMath>
        <w:ins w:author="Polina Vinogradova" w:id="375" w:date="2026-09-21T18:57:12Z">
          <m:r>
            <m:t>β</m:t>
          </m:r>
        </w:ins>
      </m:oMath>
      <w:ins w:author="Polina Vinogradova" w:id="375" w:date="2026-09-21T18:57:12Z"/>
      <w:ins w:author="Polina Vinogradova" w:id="37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w:t>
        </w:r>
      </w:ins>
      <w:ins w:author="Polina Vinogradova" w:id="377" w:date="2026-09-21T18:57:12Z"/>
      <m:oMath>
        <w:ins w:author="Polina Vinogradova" w:id="377" w:date="2026-09-21T18:57:12Z">
          <m:r>
            <m:t>β</m:t>
          </m:r>
        </w:ins>
      </m:oMath>
      <w:ins w:author="Polina Vinogradova" w:id="377" w:date="2026-09-21T18:57:12Z"/>
      <w:ins w:author="Polina Vinogradova" w:id="37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moves, kinases enter or leave the active set and the ranking shifts. The cutoff plays two roles: it excludes non-binders, which keeps the measure correctly oriented, and it sets the emphasis among the active kinases. The candidate separates these roles. It excludes non-binders with a gate fixed at the assay detection floor (a specified constant). It then applies a smooth softplus emphasis above the floor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ratio cannot be repaired this way, as it fails D2 by construction</w:t>
      </w:r>
      <w:del w:author="Polina Vinogradova" w:id="37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and the</w:delText>
        </w:r>
      </w:del>
      <w:ins w:author="Polina Vinogradova" w:id="37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S-score and Gini violate D4 </w:t>
      </w:r>
      <w:del w:author="Polina Vinogradova" w:id="38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intrinsically</w:delText>
        </w:r>
      </w:del>
      <w:ins w:author="Polina Vinogradova" w:id="38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construction, as both are computed as a fraction or rank-weighted sum over the full panel of size </w:t>
        </w:r>
      </w:ins>
      <w:ins w:author="Polina Vinogradova" w:id="381" w:date="2026-09-21T18:57:12Z"/>
      <m:oMath>
        <w:ins w:author="Polina Vinogradova" w:id="38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N</m:t>
          </m:r>
        </w:ins>
      </m:oMath>
      <w:ins w:author="Polina Vinogradova" w:id="381" w:date="2026-09-21T18:57:12Z"/>
      <w:ins w:author="Polina Vinogradova" w:id="38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sub-threshold addition still shifts </w:t>
        </w:r>
      </w:ins>
      <w:ins w:author="Polina Vinogradova" w:id="383" w:date="2026-09-21T18:57:12Z"/>
      <m:oMath>
        <w:ins w:author="Polina Vinogradova" w:id="38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N</m:t>
          </m:r>
        </w:ins>
      </m:oMath>
      <w:ins w:author="Polina Vinogradova" w:id="383" w:date="2026-09-21T18:57:12Z"/>
      <w:ins w:author="Polina Vinogradova" w:id="38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moves the score. This differs from the entropy’s normalized weights, where a zero-weight addition drops out without changing the score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entropy is therefore the one existing measure that can reach all four properties through </w:t>
      </w:r>
      <w:del w:author="Polina Vinogradova" w:id="38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purely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changes. The candidate </w:t>
      </w:r>
      <w:del w:author="Polina Vinogradova" w:id="38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makes exactly two: it adds the D1 reliability gate, and it replaces the hard cutoff with a smooth (softplus) hinge that removes the baseline sensitivity</w:delText>
        </w:r>
      </w:del>
      <w:ins w:author="Polina Vinogradova" w:id="38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differs from entropy in the following ways: (1) it adds the D1 reliability gate, (2) it fixes the non-binder gate at the assay floor, and (3) it replaces the hard cutoff above the floor with a smooth softplus emphasis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 profile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max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undefined otherwise, satisfying D1), define</w:t>
      </w:r>
    </w:p>
    <w:p w:rsidR="00000000" w:rsidDel="00000000" w:rsidP="00000000" w:rsidRDefault="00000000" w:rsidRPr="00000000" w14:paraId="000000C8">
      <w:pPr>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87"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w</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=Tlog​</m:t>
          </m:r>
        </w:del>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e</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,  </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w</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j</m:t>
                  </m:r>
                </w:del>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w</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Sub>
          </m:den>
        </m:f>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,  f(x)=</m:t>
          </m:r>
        </w:del>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i</m:t>
              </m:r>
            </w:del>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log</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del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87" w:date="2026-09-21T18:57:12Z"/>
      <w:ins w:author="Polina Vinogradova" w:id="387"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&gt;</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] Tlog​</m:t>
          </m:r>
        </w:ins>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e</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,  </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j</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Sub>
          </m:den>
        </m:f>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,  f(x)=</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i</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log</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8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87" w:date="2026-09-21T18:57:12Z"/>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fixed assay detection floor</w:t>
      </w:r>
      <w:del w:author="Polina Vinogradova" w:id="38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and</w:delText>
        </w:r>
      </w:del>
      <w:ins w:author="Polina Vinogradova" w:id="38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89" w:date="2026-09-21T18:57:12Z"/>
      <m:oMath>
        <w:del w:author="Polina Vinogradova" w:id="38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T</m:t>
          </m:r>
        </w:del>
      </m:oMath>
      <w:del w:author="Polina Vinogradova" w:id="389" w:date="2026-09-21T18:57:12Z"/>
      <w:ins w:author="Polina Vinogradova" w:id="389" w:date="2026-09-21T18:57:12Z"/>
      <m:oMath>
        <w:ins w:author="Polina Vinogradova" w:id="389" w:date="2026-09-21T18:57:12Z">
          <m:r>
            <m:t>β</m:t>
          </m:r>
        </w:ins>
      </m:oMath>
      <w:ins w:author="Polina Vinogradova" w:id="38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9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smoothing width in</w:delText>
        </w:r>
      </w:del>
      <w:ins w:author="Polina Vinogradova" w:id="39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the emphasis baseline (set to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91" w:date="2026-09-21T18:57:12Z"/>
      <m:oMath>
        <w:del w:author="Polina Vinogradova" w:id="39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9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del w:author="Polina Vinogradova" w:id="391" w:date="2026-09-21T18:57:12Z"/>
      <w:ins w:author="Polina Vinogradova" w:id="391"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39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9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units</w:delText>
        </w:r>
      </w:del>
      <w:ins w:author="Polina Vinogradova" w:id="39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results below), and </w:t>
        </w:r>
      </w:ins>
      <w:ins w:author="Polina Vinogradova" w:id="393" w:date="2026-09-21T18:57:12Z"/>
      <m:oMath>
        <w:ins w:author="Polina Vinogradova" w:id="39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393" w:date="2026-09-21T18:57:12Z"/>
      <w:ins w:author="Polina Vinogradova" w:id="39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smoothing width in </w:t>
        </w:r>
      </w:ins>
      <w:ins w:author="Polina Vinogradova" w:id="395" w:date="2026-09-21T18:57:12Z"/>
      <m:oMath>
        <w:ins w:author="Polina Vinogradova" w:id="39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395" w:date="2026-09-21T18:57:12Z"/>
      <w:ins w:author="Polina Vinogradova" w:id="39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units. The indicator gates out kinases at or below the floor, so non-binders carry no weight. Without it, the non-binding kinases at the floor dominate the profile and the score inverts, rising with the number of active kinases (</w:t>
        </w:r>
      </w:ins>
      <w:ins w:author="Polina Vinogradova" w:id="397" w:date="2026-09-21T18:57:12Z"/>
      <m:oMath>
        <w:ins w:author="Polina Vinogradova" w:id="39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r=+0.94</m:t>
          </m:r>
        </w:ins>
      </m:oMath>
      <w:ins w:author="Polina Vinogradova" w:id="397" w:date="2026-09-21T18:57:12Z"/>
      <w:ins w:author="Polina Vinogradova" w:id="39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score is </w:t>
      </w:r>
      <w:del w:author="Polina Vinogradova" w:id="39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minus the</w:delText>
        </w:r>
      </w:del>
      <w:ins w:author="Polina Vinogradova" w:id="39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negative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Shannon entropy of the smoothed, normalized profile, </w:t>
      </w:r>
      <w:del w:author="Polina Vinogradova" w:id="40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and</w:delText>
        </w:r>
      </w:del>
      <w:ins w:author="Polina Vinogradova" w:id="40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equivalently, </w:t>
      </w:r>
      <w:del w:author="Polina Vinogradova" w:id="40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minus the</w:delText>
        </w:r>
      </w:del>
      <w:ins w:author="Polina Vinogradova" w:id="40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negative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logarithm of the effective number of targets the compound binds.</w:t>
      </w:r>
      <w:ins w:author="Polina Vinogradova" w:id="40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weight gate sits at the detection floor </w:t>
        </w:r>
      </w:ins>
      <w:ins w:author="Polina Vinogradova" w:id="403"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0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403" w:date="2026-09-21T18:57:12Z"/>
      <w:ins w:author="Polina Vinogradova" w:id="40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the D1 reliability gate sits at </w:t>
        </w:r>
      </w:ins>
      <w:ins w:author="Polina Vinogradova" w:id="405"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05" w:date="2026-09-21T18:57:12Z">
              <m:r>
                <m:t>τ</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40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&gt;</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0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405" w:date="2026-09-21T18:57:12Z"/>
      <w:ins w:author="Polina Vinogradova" w:id="4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kinase with affinity between </w:t>
        </w:r>
      </w:ins>
      <w:ins w:author="Polina Vinogradova" w:id="407"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0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407" w:date="2026-09-21T18:57:12Z"/>
      <w:ins w:author="Polina Vinogradova" w:id="40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409"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09" w:date="2026-09-21T18:57:12Z">
              <m:r>
                <m:t>τ</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409" w:date="2026-09-21T18:57:12Z"/>
      <w:ins w:author="Polina Vinogradova" w:id="41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therefore contributes to the binding distribution. However, a compound whose strongest binding falls in that range is flagged unreliable by D1.</w:t>
        </w:r>
      </w:ins>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37"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measure satisfies all four properties. D1 holds by the explicit reliability gate. D2 holds because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symmetric function of the full normalized profile and references no particular off-target. D3 holds because the </w:t>
      </w:r>
      <w:del w:author="Polina Vinogradova" w:id="41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smooth hinge</w:delText>
        </w:r>
      </w:del>
      <w:ins w:author="Polina Vinogradova" w:id="41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candidate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no </w:t>
      </w:r>
      <w:del w:author="Polina Vinogradova" w:id="41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hard active/inactive boundary, so no kinase abruptly enters or leaves the active set as</w:delText>
        </w:r>
      </w:del>
      <w:ins w:author="Polina Vinogradova" w:id="41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 activity baseline: the boundary between active and inactive kinases is fixed at the assay detection floor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del w:author="Polina Vinogradova" w:id="41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shifts: empirically, the candidate’s</w:delText>
        </w:r>
      </w:del>
      <w:ins w:author="Polina Vinogradova" w:id="41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Entropy and Gini, as used in practice, leave this baseline free, so their rankings move as it is varied (the </w:t>
        </w:r>
      </w:ins>
      <w:ins w:author="Polina Vinogradova" w:id="414"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n</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ins w:author="Polina Vinogradova" w:id="414" w:date="2026-09-21T18:57:12Z"/>
      <w:ins w:author="Polina Vinogradova" w:id="41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instability correlation of Table </w:t>
        </w:r>
        <w:r w:rsidDel="00000000" w:rsidR="00000000" w:rsidRPr="00000000">
          <w:fldChar w:fldCharType="begin"/>
        </w:r>
        <w:r w:rsidDel="00000000" w:rsidR="00000000" w:rsidRPr="00000000">
          <w:instrText xml:space="preserve">HYPERLINK \l "gup9m5dpgaan"</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[tab:predictors]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Once </w:t>
        </w:r>
      </w:ins>
      <w:ins w:author="Polina Vinogradova" w:id="416"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1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416" w:date="2026-09-21T18:57:12Z"/>
      <w:ins w:author="Polina Vinogradova" w:id="41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fixed, the sole free parameter left in the score is the softplus emphasis baseline </w:t>
        </w:r>
      </w:ins>
      <w:ins w:author="Polina Vinogradova" w:id="418" w:date="2026-09-21T18:57:12Z"/>
      <m:oMath>
        <w:ins w:author="Polina Vinogradova" w:id="418" w:date="2026-09-21T18:57:12Z">
          <m:r>
            <m:t>β</m:t>
          </m:r>
        </w:ins>
      </m:oMath>
      <w:ins w:author="Polina Vinogradova" w:id="418" w:date="2026-09-21T18:57:12Z"/>
      <w:ins w:author="Polina Vinogradova" w:id="41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ranking is essentially invariant to </w:t>
      </w:r>
      <w:del w:author="Polina Vinogradova" w:id="42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floor</w:delText>
        </w:r>
      </w:del>
      <w:ins w:author="Polina Vinogradova" w:id="42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 </w:t>
      </w:r>
      <w:del w:author="Polina Vinogradova" w:id="421"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42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w:del w:author="Polina Vinogradova" w:id="421" w:date="2026-09-21T18:57:12Z">
          <m:r>
            <w:rPr>
              <w:rFonts w:ascii="Aptos" w:cs="Aptos" w:eastAsia="Aptos" w:hAnsi="Aptos"/>
              <w:b w:val="0"/>
              <w:bCs w:val="0"/>
              <w:i w:val="0"/>
              <w:iCs w:val="0"/>
              <w:smallCaps w:val="0"/>
              <w:strike w:val="0"/>
              <w:color w:val="000000"/>
              <w:sz w:val="24"/>
              <w:szCs w:val="24"/>
              <w:u w:val="none"/>
              <w:shd w:fill="auto" w:val="clear"/>
              <w:vertAlign w:val="baseline"/>
            </w:rPr>
            <m:t>∈</m:t>
          </m:r>
        </w:del>
        <w:del w:author="Polina Vinogradova" w:id="42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[4.5,6.5]</m:t>
          </m:r>
        </w:del>
      </m:oMath>
      <w:del w:author="Polina Vinogradova" w:id="421" w:date="2026-09-21T18:57:12Z"/>
      <w:ins w:author="Polina Vinogradova" w:id="421" w:date="2026-09-21T18:57:12Z"/>
      <m:oMath>
        <w:ins w:author="Polina Vinogradova" w:id="42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[4.5,6.5]</m:t>
          </m:r>
        </w:ins>
      </m:oMath>
      <w:ins w:author="Polina Vinogradova" w:id="42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(worst-case pairwise Spearman </w:t>
      </w:r>
      <w:del w:author="Polina Vinogradova" w:id="422" w:date="2026-09-21T18:57:12Z"/>
      <m:oMath>
        <w:del w:author="Polina Vinogradova" w:id="422" w:date="2026-09-21T18:57:12Z">
          <m:r>
            <m:t>ρ</m:t>
          </m:r>
        </w:del>
        <w:del w:author="Polina Vinogradova" w:id="42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=0.99</m:t>
          </m:r>
        </w:del>
      </m:oMath>
      <w:del w:author="Polina Vinogradova" w:id="422" w:date="2026-09-21T18:57:12Z"/>
      <w:ins w:author="Polina Vinogradova" w:id="422" w:date="2026-09-21T18:57:12Z"/>
      <m:oMath>
        <w:ins w:author="Polina Vinogradova" w:id="422" w:date="2026-09-21T18:57:12Z">
          <m:r>
            <m:t>ρ</m:t>
          </m:r>
        </w:ins>
        <w:ins w:author="Polina Vinogradova" w:id="42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=0.999</m:t>
          </m:r>
        </w:ins>
      </m:oMath>
      <w:ins w:author="Polina Vinogradova" w:id="42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42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whereas the existing entropy’s ranking can reverse over the same range</w:delText>
        </w:r>
      </w:del>
      <w:ins w:author="Polina Vinogradova" w:id="42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Moving the floor across the same range shifts the ranking sensitively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424" w:date="2026-09-21T18:57:12Z"/>
      <m:oMath>
        <w:del w:author="Polina Vinogradova" w:id="424" w:date="2026-09-21T18:57:12Z">
          <m:r>
            <m:t>ρ</m:t>
          </m:r>
        </w:del>
        <w:del w:author="Polina Vinogradova" w:id="42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=−0.95</m:t>
          </m:r>
        </w:del>
      </m:oMath>
      <w:del w:author="Polina Vinogradova" w:id="424" w:date="2026-09-21T18:57:12Z"/>
      <w:ins w:author="Polina Vinogradova" w:id="424" w:date="2026-09-21T18:57:12Z"/>
      <m:oMath>
        <w:ins w:author="Polina Vinogradova" w:id="424" w:date="2026-09-21T18:57:12Z">
          <m:r>
            <m:t>ρ</m:t>
          </m:r>
        </w:ins>
        <w:ins w:author="Polina Vinogradova" w:id="424" w:date="2026-09-21T18:57:12Z">
          <m:r>
            <m:t>≈</m:t>
          </m:r>
        </w:ins>
        <w:ins w:author="Polina Vinogradova" w:id="42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−0.93</m:t>
          </m:r>
        </w:ins>
      </m:oMath>
      <w:ins w:author="Polina Vinogradova" w:id="42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42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D4 holds because the softplus weight vanishes</w:delText>
        </w:r>
      </w:del>
      <w:ins w:author="Polina Vinogradova" w:id="42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it does for any threshold-based activity call, including the entropy’s (</w:t>
        </w:r>
      </w:ins>
      <w:ins w:author="Polina Vinogradova" w:id="426" w:date="2026-09-21T18:57:12Z"/>
      <m:oMath>
        <w:ins w:author="Polina Vinogradova" w:id="426" w:date="2026-09-21T18:57:12Z">
          <m:r>
            <m:t>ρ</m:t>
          </m:r>
        </w:ins>
        <w:ins w:author="Polina Vinogradova" w:id="426" w:date="2026-09-21T18:57:12Z">
          <m:r>
            <m:t>≈</m:t>
          </m:r>
        </w:ins>
        <w:ins w:author="Polina Vinogradova" w:id="42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−0.95</m:t>
          </m:r>
        </w:ins>
      </m:oMath>
      <w:ins w:author="Polina Vinogradova" w:id="426" w:date="2026-09-21T18:57:12Z"/>
      <w:ins w:author="Polina Vinogradova" w:id="42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D4 holds because the gated weight is zero at and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below the floor and is monotone</w:t>
      </w:r>
      <w:ins w:author="Polina Vinogradova" w:id="42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above 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adding a sub-threshold target never raises the score (verified for </w:t>
      </w:r>
      <m:oMath>
        <m:r>
          <w:rPr>
            <w:rFonts w:ascii="Aptos" w:cs="Aptos" w:eastAsia="Aptos" w:hAnsi="Aptos"/>
            <w:b w:val="0"/>
            <w:bCs w:val="0"/>
            <w:i w:val="0"/>
            <w:iCs w:val="0"/>
            <w:smallCaps w:val="0"/>
            <w:strike w:val="0"/>
            <w:color w:val="000000"/>
            <w:sz w:val="24"/>
            <w:szCs w:val="24"/>
            <w:u w:val="none"/>
            <w:shd w:fill="auto" w:val="clear"/>
            <w:vertAlign w:val="baseline"/>
          </w:rPr>
          <m:t xml:space="preserve">100%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Klaeger compounds).</w:t>
      </w:r>
      <w:ins w:author="Polina Vinogradova" w:id="42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orientation, D3, and D4 checks were repeated on the other three datasets. The candidate stays correctly oriented and satisfies D3 and D4 on Davis, Anastassiadis, and Metz, with orientation between selectivity and the active-kinase count ranging from </w:t>
        </w:r>
      </w:ins>
      <w:ins w:author="Polina Vinogradova" w:id="430" w:date="2026-09-21T18:57:12Z"/>
      <m:oMath>
        <w:ins w:author="Polina Vinogradova" w:id="43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−0.79</m:t>
          </m:r>
        </w:ins>
      </m:oMath>
      <w:ins w:author="Polina Vinogradova" w:id="430" w:date="2026-09-21T18:57:12Z"/>
      <w:ins w:author="Polina Vinogradova" w:id="43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w:ins>
      <w:ins w:author="Polina Vinogradova" w:id="432" w:date="2026-09-21T18:57:12Z"/>
      <m:oMath>
        <w:ins w:author="Polina Vinogradova" w:id="43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−0.97</m:t>
          </m:r>
        </w:ins>
      </m:oMath>
      <w:ins w:author="Polina Vinogradova" w:id="432" w:date="2026-09-21T18:57:12Z"/>
      <w:ins w:author="Polina Vinogradova" w:id="43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D3 emphasis-robustness </w:t>
        </w:r>
      </w:ins>
      <w:ins w:author="Polina Vinogradova" w:id="434" w:date="2026-09-21T18:57:12Z"/>
      <m:oMath>
        <w:ins w:author="Polina Vinogradova" w:id="434" w:date="2026-09-21T18:57:12Z">
          <m:r>
            <m:t>ρ</m:t>
          </m:r>
        </w:ins>
        <w:ins w:author="Polina Vinogradova" w:id="434" w:date="2026-09-21T18:57:12Z">
          <m:r>
            <m:t>≥</m:t>
          </m:r>
        </w:ins>
        <w:ins w:author="Polina Vinogradova" w:id="43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0.99</m:t>
          </m:r>
        </w:ins>
      </m:oMath>
      <w:ins w:author="Polina Vinogradova" w:id="434" w:date="2026-09-21T18:57:12Z"/>
      <w:ins w:author="Polina Vinogradova" w:id="43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D4 for </w:t>
        </w:r>
      </w:ins>
      <w:ins w:author="Polina Vinogradova" w:id="436" w:date="2026-09-21T18:57:12Z"/>
      <m:oMath>
        <w:ins w:author="Polina Vinogradova" w:id="43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100%</m:t>
          </m:r>
        </w:ins>
      </m:oMath>
      <w:ins w:author="Polina Vinogradova" w:id="436" w:date="2026-09-21T18:57:12Z"/>
      <w:ins w:author="Polina Vinogradova" w:id="43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compounds in every dataset (full numbers in the code repository).</w:t>
        </w:r>
      </w:ins>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39"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43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181347"/>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34000" cy="2181347"/>
                      </a:xfrm>
                      <a:prstGeom prst="rect"/>
                      <a:ln/>
                    </pic:spPr>
                  </pic:pic>
                </a:graphicData>
              </a:graphic>
            </wp:inline>
          </w:drawing>
        </w:r>
      </w:ins>
      <w:ins w:author="Polina Vinogradova" w:id="439" w:date="2026-09-21T18:57:12Z">
        <w:r w:rsidDel="00000000" w:rsidR="00000000" w:rsidRPr="00000000">
          <w:rPr>
            <w:rtl w:val="0"/>
          </w:rPr>
        </w:r>
      </w:ins>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Change w:author="Polina Vinogradova" w:id="442" w:date="2026-09-21T18:57:12Z">
            <w:rPr>
              <w:rFonts w:ascii="Aptos" w:cs="Aptos" w:eastAsia="Aptos" w:hAnsi="Aptos"/>
              <w:b w:val="0"/>
              <w:bCs w:val="0"/>
              <w:i w:val="0"/>
              <w:iCs w:val="0"/>
              <w:smallCaps w:val="0"/>
              <w:strike w:val="0"/>
              <w:color w:val="000000"/>
              <w:sz w:val="24"/>
              <w:szCs w:val="24"/>
              <w:u w:val="none"/>
              <w:shd w:fill="auto" w:val="clear"/>
              <w:vertAlign w:val="baseline"/>
            </w:rPr>
          </w:rPrChange>
        </w:rPr>
        <w:pPrChange w:author="Polina Vinogradova" w:id="0" w:date="2026-09-21T18:57:12Z">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pPrChange>
      </w:pPr>
      <w:ins w:author="Polina Vinogradova" w:id="439"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6. The two failure modes the candidate measure repairs (Klaeger). Left (D1): rank instability (std across the existing definitions’ parameter sweeps) for compounds with no detected binding above the assay floor versus compounds with at least one active kinase; the candidate assigns the first group no score at all rather than an unstable one. Right (D3): per-compound rank instability under the free activity baseline, against the number of active kinases, for the entropy and for the candidate. The entropy’s instability grows as </w:t>
        </w:r>
      </w:ins>
      <w:ins w:author="Polina Vinogradova" w:id="440" w:date="2026-09-21T18:57:12Z"/>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w:ins w:author="Polina Vinogradova" w:id="440" w:date="2026-09-21T18:57:12Z">
              <m:r>
                <w:rPr>
                  <w:rFonts w:ascii="Aptos" w:cs="Aptos" w:eastAsia="Aptos" w:hAnsi="Aptos"/>
                  <w:b w:val="0"/>
                  <w:bCs w:val="0"/>
                  <w:i w:val="1"/>
                  <w:iCs w:val="1"/>
                  <w:smallCaps w:val="0"/>
                  <w:strike w:val="0"/>
                  <w:color w:val="000000"/>
                  <w:sz w:val="24"/>
                  <w:szCs w:val="24"/>
                  <w:u w:val="none"/>
                  <w:shd w:fill="auto" w:val="clear"/>
                  <w:vertAlign w:val="baseline"/>
                </w:rPr>
                <m:t xml:space="preserve">n</m:t>
              </m:r>
            </w:ins>
          </m:e>
          <m:sub>
            <m:r>
              <w:rPr>
                <w:rFonts w:ascii="Aptos" w:cs="Aptos" w:eastAsia="Aptos" w:hAnsi="Aptos"/>
                <w:b w:val="0"/>
                <w:bCs w:val="0"/>
                <w:i w:val="1"/>
                <w:iCs w:val="1"/>
                <w:smallCaps w:val="0"/>
                <w:strike w:val="0"/>
                <w:color w:val="000000"/>
                <w:sz w:val="24"/>
                <w:szCs w:val="24"/>
                <w:u w:val="none"/>
                <w:shd w:fill="auto" w:val="clear"/>
                <w:vertAlign w:val="baseline"/>
              </w:rPr>
              <m:t xml:space="preserve">active</m:t>
            </m:r>
          </m:sub>
        </m:sSub>
      </m:oMath>
      <w:ins w:author="Polina Vinogradova" w:id="440" w:date="2026-09-21T18:57:12Z"/>
      <w:ins w:author="Polina Vinogradova" w:id="441"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shrinks; the candidate’s stays near zero because it has no free activity baseline.</w:t>
        </w:r>
      </w:ins>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68"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usable measure must also be recoverable from realistic panels. Applying the panel-size subsampling analysis </w:t>
      </w:r>
      <w:del w:author="Polina Vinogradova" w:id="44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described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above to the candidate (same grid</w:t>
      </w:r>
      <w:del w:author="Polina Vinogradova" w:id="44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and</w:delText>
        </w:r>
      </w:del>
      <w:ins w:author="Polina Vinogradova" w:id="44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50 random subpanels per size), the smallest panel </w:t>
      </w:r>
      <w:del w:author="Polina Vinogradova" w:id="44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at which its ranking reaches</w:delText>
        </w:r>
      </w:del>
      <w:ins w:author="Polina Vinogradova" w:id="44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reaching</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mean Spearman </w:t>
      </w:r>
      <m:oMath>
        <m:r>
          <m:t>ρ</m:t>
        </m:r>
        <m:r>
          <w:rPr>
            <w:rFonts w:ascii="Aptos" w:cs="Aptos" w:eastAsia="Aptos" w:hAnsi="Aptos"/>
            <w:b w:val="0"/>
            <w:bCs w:val="0"/>
            <w:i w:val="0"/>
            <w:iCs w:val="0"/>
            <w:smallCaps w:val="0"/>
            <w:strike w:val="0"/>
            <w:color w:val="000000"/>
            <w:sz w:val="24"/>
            <w:szCs w:val="24"/>
            <w:u w:val="none"/>
            <w:shd w:fill="auto" w:val="clear"/>
            <w:vertAlign w:val="baseline"/>
          </w:rPr>
          <m:t xml:space="preserve">&gt;0.90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del w:author="Polina Vinogradova" w:id="44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its</w:delText>
        </w:r>
      </w:del>
      <w:ins w:author="Polina Vinogradova" w:id="44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full-panel ranking is </w:t>
      </w:r>
      <w:del w:author="Polina Vinogradova" w:id="448"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44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del w:author="Polina Vinogradova" w:id="448" w:date="2026-09-21T18:57:12Z">
          <m:r>
            <w:rPr>
              <w:rFonts w:ascii="Aptos" w:cs="Aptos" w:eastAsia="Aptos" w:hAnsi="Aptos"/>
              <w:b w:val="0"/>
              <w:bCs w:val="0"/>
              <w:i w:val="0"/>
              <w:iCs w:val="0"/>
              <w:smallCaps w:val="0"/>
              <w:strike w:val="0"/>
              <w:color w:val="000000"/>
              <w:sz w:val="24"/>
              <w:szCs w:val="24"/>
              <w:u w:val="none"/>
              <w:shd w:fill="auto" w:val="clear"/>
              <w:vertAlign w:val="baseline"/>
            </w:rPr>
            <m:t>≈</m:t>
          </m:r>
        </w:del>
        <w:del w:author="Polina Vinogradova" w:id="44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170</m:t>
          </m:r>
        </w:del>
      </m:oMath>
      <w:del w:author="Polina Vinogradova" w:id="448" w:date="2026-09-21T18:57:12Z"/>
      <w:ins w:author="Polina Vinogradova" w:id="448"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4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44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=110</m:t>
          </m:r>
        </w:ins>
      </m:oMath>
      <w:ins w:author="Polina Vinogradova" w:id="44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w:t>
      </w:r>
      <w:del w:author="Polina Vinogradova" w:id="44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(Figure </w:delText>
        </w:r>
        <w:r w:rsidDel="00000000" w:rsidR="00000000" w:rsidRPr="00000000">
          <w:fldChar w:fldCharType="begin"/>
        </w:r>
        <w:r w:rsidDel="00000000" w:rsidR="00000000" w:rsidRPr="00000000">
          <w:delInstrText xml:space="preserve">HYPERLINK \l "nxmvd05425py"</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6</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placing it in the fast regime alongside the entropy (</w:delText>
        </w:r>
      </w:del>
      <w:ins w:author="Polina Vinogradova" w:id="44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Klaeger (Figure </w:t>
        </w:r>
        <w:r w:rsidDel="00000000" w:rsidR="00000000" w:rsidRPr="00000000">
          <w:fldChar w:fldCharType="begin"/>
        </w:r>
        <w:r w:rsidDel="00000000" w:rsidR="00000000" w:rsidRPr="00000000">
          <w:instrText xml:space="preserve">HYPERLINK \l "i430whxqzcqm"</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del w:author="Polina Vinogradova" w:id="450"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45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del w:author="Polina Vinogradova" w:id="450" w:date="2026-09-21T18:57:12Z">
          <m:r>
            <w:rPr>
              <w:rFonts w:ascii="Aptos" w:cs="Aptos" w:eastAsia="Aptos" w:hAnsi="Aptos"/>
              <w:b w:val="0"/>
              <w:bCs w:val="0"/>
              <w:i w:val="0"/>
              <w:iCs w:val="0"/>
              <w:smallCaps w:val="0"/>
              <w:strike w:val="0"/>
              <w:color w:val="000000"/>
              <w:sz w:val="24"/>
              <w:szCs w:val="24"/>
              <w:u w:val="none"/>
              <w:shd w:fill="auto" w:val="clear"/>
              <w:vertAlign w:val="baseline"/>
            </w:rPr>
            <m:t>≈</m:t>
          </m:r>
        </w:del>
        <w:del w:author="Polina Vinogradova" w:id="45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110</m:t>
          </m:r>
        </w:del>
      </m:oMath>
      <w:del w:author="Polina Vinogradova" w:id="450" w:date="2026-09-21T18:57:12Z"/>
      <w:ins w:author="Polina Vinogradova" w:id="450"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5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45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=80</m:t>
          </m:r>
        </w:ins>
      </m:oMath>
      <w:ins w:author="Polina Vinogradova" w:id="450" w:date="2026-09-21T18:57:12Z"/>
      <w:del w:author="Polina Vinogradova" w:id="45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and</w:delText>
        </w:r>
      </w:del>
      <w:ins w:author="Polina Vinogradova" w:id="45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172 kinases on Metz, so it converges quickly on both datasets. On Klaeger, this matches the entropy and 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S-score (</w:t>
      </w:r>
      <w:ins w:author="Polina Vinogradova" w:id="45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w:t>
        </w:r>
      </w:ins>
      <w:del w:author="Polina Vinogradova" w:id="453" w:date="2026-09-21T18:57:12Z"/>
      <m:oMath>
        <w:del w:author="Polina Vinogradova" w:id="453" w:date="2026-09-21T18:57:12Z">
          <m:r>
            <m:t>≈</m:t>
          </m:r>
        </w:del>
        <w:del w:author="Polina Vinogradova" w:id="45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140</m:t>
          </m:r>
        </w:del>
      </m:oMath>
      <w:del w:author="Polina Vinogradova" w:id="453" w:date="2026-09-21T18:57:12Z"/>
      <w:ins w:author="Polina Vinogradova" w:id="453"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5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45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=110</m:t>
          </m:r>
        </w:ins>
      </m:oMath>
      <w:ins w:author="Polina Vinogradova" w:id="45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w:t>
      </w:r>
      <w:ins w:author="Polina Vinogradova" w:id="45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well ahead of the Gini (</w:t>
      </w:r>
      <w:del w:author="Polina Vinogradova" w:id="455" w:date="2026-09-21T18:57:12Z"/>
      <m:oMath>
        <w:del w:author="Polina Vinogradova" w:id="455" w:date="2026-09-21T18:57:12Z">
          <m:r>
            <m:t>≈</m:t>
          </m:r>
        </w:del>
        <w:del w:author="Polina Vinogradova" w:id="45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290</m:t>
          </m:r>
        </w:del>
      </m:oMath>
      <w:del w:author="Polina Vinogradova" w:id="455" w:date="2026-09-21T18:57:12Z"/>
      <w:ins w:author="Polina Vinogradova" w:id="455" w:date="2026-09-21T18:57:12Z"/>
      <m:oMath>
        <w:ins w:author="Polina Vinogradova" w:id="45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290</m:t>
          </m:r>
        </w:ins>
      </m:oMath>
      <w:ins w:author="Polina Vinogradova" w:id="45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ratio</w:t>
      </w:r>
      <w:del w:author="Polina Vinogradova" w:id="45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which reaches </w:delText>
        </w:r>
      </w:del>
      <w:ins w:author="Polina Vinogradova" w:id="45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del w:author="Polina Vinogradova" w:id="457" w:date="2026-09-21T18:57:12Z"/>
      <m:oMath>
        <w:del w:author="Polina Vinogradova" w:id="457" w:date="2026-09-21T18:57:12Z">
          <m:r>
            <m:t>ρ</m:t>
          </m:r>
        </w:del>
        <w:del w:author="Polina Vinogradova" w:id="45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=0.90</m:t>
          </m:r>
        </w:del>
      </m:oMath>
      <w:del w:author="Polina Vinogradova" w:id="457" w:date="2026-09-21T18:57:12Z"/>
      <w:ins w:author="Polina Vinogradova" w:id="457" w:date="2026-09-21T18:57:12Z"/>
      <m:oMath>
        <w:ins w:author="Polina Vinogradova" w:id="45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343</m:t>
          </m:r>
        </w:ins>
      </m:oMath>
      <w:ins w:author="Polina Vinogradova" w:id="457" w:date="2026-09-21T18:57:12Z"/>
      <w:del w:author="Polina Vinogradova" w:id="45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only on the full panel</w:delText>
        </w:r>
      </w:del>
      <w:ins w:author="Polina Vinogradova" w:id="45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full panel). On Metz it again matches the entropy, but here the S-score converges faster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459"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45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del w:author="Polina Vinogradova" w:id="45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=343</m:t>
          </m:r>
        </w:del>
      </m:oMath>
      <w:del w:author="Polina Vinogradova" w:id="459" w:date="2026-09-21T18:57:12Z"/>
      <w:ins w:author="Polina Vinogradova" w:id="459"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5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45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=50</m:t>
          </m:r>
        </w:ins>
      </m:oMath>
      <w:ins w:author="Polina Vinogradova" w:id="459" w:date="2026-09-21T18:57:12Z"/>
      <w:del w:author="Polina Vinogradova" w:id="46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It converges slightly slower than the bare entropy because</w:delText>
        </w:r>
      </w:del>
      <w:ins w:author="Polina Vinogradova" w:id="46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461" w:date="2026-09-21T18:57:12Z"/>
      <m:oMath>
        <w:ins w:author="Polina Vinogradova" w:id="46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80</m:t>
          </m:r>
        </w:ins>
      </m:oMath>
      <w:ins w:author="Polina Vinogradova" w:id="461" w:date="2026-09-21T18:57:12Z"/>
      <w:ins w:author="Polina Vinogradova" w:id="46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Raw convergence speed is not by itself a useful criterion, however: the S-score fails D1 and D4 outright (Table </w:t>
        </w:r>
        <w:r w:rsidDel="00000000" w:rsidR="00000000" w:rsidRPr="00000000">
          <w:fldChar w:fldCharType="begin"/>
        </w:r>
        <w:r w:rsidDel="00000000" w:rsidR="00000000" w:rsidRPr="00000000">
          <w:instrText xml:space="preserve">HYPERLINK \l "jcx6hjwapkpw"</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a smaller </w:t>
        </w:r>
      </w:ins>
      <w:ins w:author="Polina Vinogradova" w:id="463"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6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463" w:date="2026-09-21T18:57:12Z"/>
      <w:ins w:author="Polina Vinogradova" w:id="46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 not make it a viable alternative. Matching the bare entropy’s </w:t>
        </w:r>
      </w:ins>
      <w:ins w:author="Polina Vinogradova" w:id="465"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6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465" w:date="2026-09-21T18:57:12Z"/>
      <w:ins w:author="Polina Vinogradova" w:id="46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both datasets, while adding the two properties it lacks, shows that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D1 </w:t>
      </w:r>
      <w:del w:author="Polina Vinogradova" w:id="46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reliability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gate and the smooth </w:t>
      </w:r>
      <w:del w:author="Polina Vinogradova" w:id="46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hinge add structure that stabilizes a little later, which is a modest price for satisfying all four properties (recall that the entropy does not). The candidate thus recovers its full-panel ranking from roughly half a typical large panel.</w:delText>
        </w:r>
      </w:del>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68"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46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 present this as a candidate, not a unique solution. The properties are necessary conditions, and we have not shown that they single out a measure of this form. The</w:delText>
        </w:r>
      </w:del>
      <w:ins w:author="Polina Vinogradova" w:id="46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emphasis do not cost any convergence speed.</w:t>
        </w:r>
      </w:ins>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73"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46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candidate measure above (to which we will refer as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featured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candidate measure) is one member of a family of measures satisfying D1–D4. Next, we consider three axes of variation within this family: the reliability floor, the Rényi order, and 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smoothing width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del w:author="Polina Vinogradova" w:id="46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is itself a design choice (</w:delText>
        </w:r>
      </w:del>
      <w:ins w:author="Polina Vinogradova" w:id="46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Replacing the fixed floor with a per-compound low-quantile reference gives a shift-invariant variant. It produces nearly the same ranking on both datasets (Spearman </w:t>
        </w:r>
      </w:ins>
      <w:del w:author="Polina Vinogradova" w:id="470" w:date="2026-09-21T18:57:12Z"/>
      <m:oMath>
        <w:del w:author="Polina Vinogradova" w:id="47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T</m:t>
          </m:r>
        </w:del>
        <w:del w:author="Polina Vinogradova" w:id="470" w:date="2026-09-21T18:57:12Z">
          <m:r>
            <w:rPr>
              <w:rFonts w:ascii="Aptos" w:cs="Aptos" w:eastAsia="Aptos" w:hAnsi="Aptos"/>
              <w:b w:val="0"/>
              <w:bCs w:val="0"/>
              <w:i w:val="0"/>
              <w:iCs w:val="0"/>
              <w:smallCaps w:val="0"/>
              <w:strike w:val="0"/>
              <w:color w:val="000000"/>
              <w:sz w:val="24"/>
              <w:szCs w:val="24"/>
              <w:u w:val="none"/>
              <w:shd w:fill="auto" w:val="clear"/>
              <w:vertAlign w:val="baseline"/>
            </w:rPr>
            <m:t>≈</m:t>
          </m:r>
        </w:del>
        <w:del w:author="Polina Vinogradova" w:id="47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del>
      </m:oMath>
      <w:del w:author="Polina Vinogradova" w:id="470" w:date="2026-09-21T18:57:12Z"/>
      <w:ins w:author="Polina Vinogradova" w:id="470" w:date="2026-09-21T18:57:12Z"/>
      <m:oMath>
        <w:ins w:author="Polina Vinogradova" w:id="47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m:t>
          </m:r>
        </w:ins>
        <w:ins w:author="Polina Vinogradova" w:id="470" w:date="2026-09-21T18:57:12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7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1.00</m:t>
          </m:r>
        </w:ins>
      </m:oMath>
      <w:ins w:author="Polina Vinogradova" w:id="470" w:date="2026-09-21T18:57:12Z"/>
      <w:del w:author="Polina Vinogradova" w:id="47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gives the values above): as</w:delText>
        </w:r>
      </w:del>
      <w:ins w:author="Polina Vinogradova" w:id="47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equally robust to the choice of quantile (</w:t>
        </w:r>
      </w:ins>
      <w:ins w:author="Polina Vinogradova" w:id="472" w:date="2026-09-21T18:57:12Z"/>
      <m:oMath>
        <w:ins w:author="Polina Vinogradova" w:id="472" w:date="2026-09-21T18:57:12Z">
          <m:r>
            <m:t>ρ</m:t>
          </m:r>
        </w:ins>
        <w:ins w:author="Polina Vinogradova" w:id="472" w:date="2026-09-21T18:57:12Z">
          <m:r>
            <m:t>≈</m:t>
          </m:r>
        </w:ins>
        <w:ins w:author="Polina Vinogradova" w:id="47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1.00</m:t>
          </m:r>
        </w:ins>
      </m:oMath>
      <w:ins w:author="Polina Vinogradova" w:id="472" w:date="2026-09-21T18:57:12Z"/>
      <w:ins w:author="Polina Vinogradova" w:id="47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D3), and continues to satisfy D4 exactly.</w:t>
        </w:r>
      </w:ins>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517"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47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Generalizing the Shannon functional to any Rényi order </w:t>
        </w:r>
      </w:ins>
      <w:ins w:author="Polina Vinogradova" w:id="474" w:date="2026-09-21T18:57:12Z"/>
      <m:oMath>
        <w:ins w:author="Polina Vinogradova" w:id="474" w:date="2026-09-21T18:57:12Z">
          <m:r>
            <m:t>α</m:t>
          </m:r>
        </w:ins>
        <w:ins w:author="Polina Vinogradova" w:id="47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&gt;0</m:t>
          </m:r>
        </w:ins>
      </m:oMath>
      <w:ins w:author="Polina Vinogradova" w:id="474" w:date="2026-09-21T18:57:12Z"/>
      <w:ins w:author="Polina Vinogradova" w:id="47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gives another way to vary the candidate solution: </w:t>
        </w:r>
      </w:ins>
      <w:ins w:author="Polina Vinogradova" w:id="476" w:date="2026-09-21T18:57:12Z"/>
      <m:oMath>
        <w:ins w:author="Polina Vinogradova" w:id="47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7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H</m:t>
              </m:r>
            </w:ins>
          </m:e>
          <m:sub>
            <m:r>
              <w:rPr>
                <w:rFonts w:ascii="Aptos" w:cs="Aptos" w:eastAsia="Aptos" w:hAnsi="Aptos"/>
                <w:b w:val="0"/>
                <w:bCs w:val="0"/>
                <w:i w:val="0"/>
                <w:iCs w:val="0"/>
                <w:smallCaps w:val="0"/>
                <w:strike w:val="0"/>
                <w:color w:val="000000"/>
                <w:sz w:val="24"/>
                <w:szCs w:val="24"/>
                <w:u w:val="none"/>
                <w:shd w:fill="auto" w:val="clear"/>
                <w:vertAlign w:val="baseline"/>
              </w:rPr>
              <m:t>α</m:t>
            </m:r>
          </m:sub>
        </m:sSub>
        <w:ins w:author="Polina Vinogradova" w:id="47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47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ins>
          </m:num>
          <m:den>
            <m:r>
              <w:rPr>
                <w:rFonts w:ascii="Aptos" w:cs="Aptos" w:eastAsia="Aptos" w:hAnsi="Aptos"/>
                <w:b w:val="0"/>
                <w:bCs w:val="0"/>
                <w:i w:val="0"/>
                <w:iCs w:val="0"/>
                <w:smallCaps w:val="0"/>
                <w:strike w:val="0"/>
                <w:color w:val="000000"/>
                <w:sz w:val="24"/>
                <w:szCs w:val="24"/>
                <w:u w:val="none"/>
                <w:shd w:fill="auto" w:val="clear"/>
                <w:vertAlign w:val="baseline"/>
              </w:rPr>
              <m:t>α</m:t>
            </m:r>
            <m:r>
              <w:rPr>
                <w:rFonts w:ascii="Aptos" w:cs="Aptos" w:eastAsia="Aptos" w:hAnsi="Aptos"/>
                <w:b w:val="0"/>
                <w:bCs w:val="0"/>
                <w:i w:val="0"/>
                <w:iCs w:val="0"/>
                <w:smallCaps w:val="0"/>
                <w:strike w:val="0"/>
                <w:color w:val="000000"/>
                <w:sz w:val="24"/>
                <w:szCs w:val="24"/>
                <w:u w:val="none"/>
                <w:shd w:fill="auto" w:val="clear"/>
                <w:vertAlign w:val="baseline"/>
              </w:rPr>
              <m:t xml:space="preserve">−1</m:t>
            </m:r>
          </m:den>
        </m:f>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7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log</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47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i</m:t>
              </m:r>
            </w:ins>
          </m:sub>
          <m:sup/>
        </m:nary>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w:ins w:author="Polina Vinogradova" w:id="47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up>
            <m:r>
              <w:rPr>
                <w:rFonts w:ascii="Aptos" w:cs="Aptos" w:eastAsia="Aptos" w:hAnsi="Aptos"/>
                <w:b w:val="0"/>
                <w:bCs w:val="0"/>
                <w:i w:val="0"/>
                <w:iCs w:val="0"/>
                <w:smallCaps w:val="0"/>
                <w:strike w:val="0"/>
                <w:color w:val="000000"/>
                <w:sz w:val="24"/>
                <w:szCs w:val="24"/>
                <w:u w:val="none"/>
                <w:shd w:fill="auto" w:val="clear"/>
                <w:vertAlign w:val="baseline"/>
              </w:rPr>
              <m:t>α</m:t>
            </m:r>
          </m:sup>
        </m:sSubSup>
      </m:oMath>
      <w:ins w:author="Polina Vinogradova" w:id="476" w:date="2026-09-21T18:57:12Z"/>
      <w:ins w:author="Polina Vinogradova" w:id="47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recovers Shannon entropy as </w:t>
        </w:r>
      </w:ins>
      <w:ins w:author="Polina Vinogradova" w:id="478" w:date="2026-09-21T18:57:12Z"/>
      <m:oMath>
        <w:ins w:author="Polina Vinogradova" w:id="478" w:date="2026-09-21T18:57:12Z">
          <m:r>
            <m:t>α</m:t>
          </m:r>
        </w:ins>
        <w:ins w:author="Polina Vinogradova" w:id="478" w:date="2026-09-21T18:57:12Z">
          <m:r>
            <m:t>→</m:t>
          </m:r>
        </w:ins>
        <w:ins w:author="Polina Vinogradova" w:id="47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478" w:date="2026-09-21T18:57:12Z"/>
      <w:ins w:author="Polina Vinogradova" w:id="47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D1 holds for every </w:t>
        </w:r>
      </w:ins>
      <w:ins w:author="Polina Vinogradova" w:id="480" w:date="2026-09-21T18:57:12Z"/>
      <m:oMath>
        <w:ins w:author="Polina Vinogradova" w:id="480" w:date="2026-09-21T18:57:12Z">
          <m:r>
            <m:t>α</m:t>
          </m:r>
        </w:ins>
      </m:oMath>
      <w:ins w:author="Polina Vinogradova" w:id="480" w:date="2026-09-21T18:57:12Z"/>
      <w:ins w:author="Polina Vinogradova" w:id="48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since the </w:t>
        </w:r>
      </w:ins>
      <w:ins w:author="Polina Vinogradova" w:id="482"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8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482" w:date="2026-09-21T18:57:12Z"/>
      <w:ins w:author="Polina Vinogradova" w:id="48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gate is applied before the entropy is computed, independent of order. D2 and D3 hold by the same continuity and symmetry arguments used for Shannon entropy, applied to </w:t>
        </w:r>
      </w:ins>
      <w:ins w:author="Polina Vinogradova" w:id="484"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8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H</m:t>
              </m:r>
            </w:ins>
          </m:e>
          <m:sub>
            <m:r>
              <w:rPr>
                <w:rFonts w:ascii="Aptos" w:cs="Aptos" w:eastAsia="Aptos" w:hAnsi="Aptos"/>
                <w:b w:val="0"/>
                <w:bCs w:val="0"/>
                <w:i w:val="0"/>
                <w:iCs w:val="0"/>
                <w:smallCaps w:val="0"/>
                <w:strike w:val="0"/>
                <w:color w:val="000000"/>
                <w:sz w:val="24"/>
                <w:szCs w:val="24"/>
                <w:u w:val="none"/>
                <w:shd w:fill="auto" w:val="clear"/>
                <w:vertAlign w:val="baseline"/>
              </w:rPr>
              <m:t>α</m:t>
            </m:r>
          </m:sub>
        </m:sSub>
      </m:oMath>
      <w:ins w:author="Polina Vinogradova" w:id="484" w:date="2026-09-21T18:57:12Z"/>
      <w:ins w:author="Polina Vinogradova" w:id="48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D4 holds because </w:t>
        </w:r>
      </w:ins>
      <w:ins w:author="Polina Vinogradova" w:id="486" w:date="2026-09-21T18:57:12Z"/>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w:ins w:author="Polina Vinogradova" w:id="48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up>
            <m:r>
              <w:rPr>
                <w:rFonts w:ascii="Aptos" w:cs="Aptos" w:eastAsia="Aptos" w:hAnsi="Aptos"/>
                <w:b w:val="0"/>
                <w:bCs w:val="0"/>
                <w:i w:val="0"/>
                <w:iCs w:val="0"/>
                <w:smallCaps w:val="0"/>
                <w:strike w:val="0"/>
                <w:color w:val="000000"/>
                <w:sz w:val="24"/>
                <w:szCs w:val="24"/>
                <w:u w:val="none"/>
                <w:shd w:fill="auto" w:val="clear"/>
                <w:vertAlign w:val="baseline"/>
              </w:rPr>
              <m:t>α</m:t>
            </m:r>
          </m:sup>
        </m:sSubSup>
        <w:ins w:author="Polina Vinogradova" w:id="48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486" w:date="2026-09-21T18:57:12Z"/>
      <w:ins w:author="Polina Vinogradova" w:id="48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whenever </w:t>
        </w:r>
      </w:ins>
      <w:ins w:author="Polina Vinogradova" w:id="488"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8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48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488" w:date="2026-09-21T18:57:12Z"/>
      <w:ins w:author="Polina Vinogradova" w:id="48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a gated-out coordinate cannot raise the score. Although Spearman agreement with </w:t>
        </w:r>
      </w:ins>
      <w:ins w:author="Polina Vinogradova" w:id="490" w:date="2026-09-21T18:57:12Z"/>
      <m:oMath>
        <w:ins w:author="Polina Vinogradova" w:id="490" w:date="2026-09-21T18:57:12Z">
          <m:r>
            <m:t>α</m:t>
          </m:r>
        </w:ins>
        <w:ins w:author="Polina Vinogradova" w:id="49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490" w:date="2026-09-21T18:57:12Z"/>
      <w:ins w:author="Polina Vinogradova" w:id="49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stays high (</w:t>
        </w:r>
      </w:ins>
      <w:ins w:author="Polina Vinogradova" w:id="492" w:date="2026-09-21T18:57:12Z"/>
      <m:oMath>
        <w:ins w:author="Polina Vinogradova" w:id="49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0.997</m:t>
          </m:r>
        </w:ins>
      </m:oMath>
      <w:ins w:author="Polina Vinogradova" w:id="492" w:date="2026-09-21T18:57:12Z"/>
      <w:ins w:author="Polina Vinogradova" w:id="49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494" w:date="2026-09-21T18:57:12Z"/>
      <m:oMath>
        <w:ins w:author="Polina Vinogradova" w:id="49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1.000</m:t>
          </m:r>
        </w:ins>
      </m:oMath>
      <w:ins w:author="Polina Vinogradova" w:id="494" w:date="2026-09-21T18:57:12Z"/>
      <w:ins w:author="Polina Vinogradova" w:id="49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w:t>
        </w:r>
      </w:ins>
      <w:ins w:author="Polina Vinogradova" w:id="496" w:date="2026-09-21T18:57:12Z"/>
      <m:oMath>
        <w:ins w:author="Polina Vinogradova" w:id="496" w:date="2026-09-21T18:57:12Z">
          <m:r>
            <m:t>α</m:t>
          </m:r>
        </w:ins>
        <w:ins w:author="Polina Vinogradova" w:id="496" w:date="2026-09-21T18:57:12Z">
          <m:r>
            <m:t>∈</m:t>
          </m:r>
        </w:ins>
        <w:ins w:author="Polina Vinogradova" w:id="49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{0.5,2,3}</m:t>
          </m:r>
        </w:ins>
      </m:oMath>
      <w:ins w:author="Polina Vinogradova" w:id="496" w:date="2026-09-21T18:57:12Z"/>
      <w:ins w:author="Polina Vinogradova" w:id="49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both datasets), the orders are not redundant, and </w:t>
        </w:r>
      </w:ins>
      <w:ins w:author="Polina Vinogradova" w:id="498" w:date="2026-09-21T18:57:12Z"/>
      <m:oMath>
        <w:ins w:author="Polina Vinogradova" w:id="498" w:date="2026-09-21T18:57:12Z">
          <m:r>
            <m:t>α</m:t>
          </m:r>
        </w:ins>
      </m:oMath>
      <w:ins w:author="Polina Vinogradova" w:id="498" w:date="2026-09-21T18:57:12Z"/>
      <w:ins w:author="Polina Vinogradova" w:id="49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affects panel recoverability. On Klaeger, </w:t>
        </w:r>
      </w:ins>
      <w:ins w:author="Polina Vinogradova" w:id="500" w:date="2026-09-21T18:57:12Z"/>
      <m:oMath>
        <w:ins w:author="Polina Vinogradova" w:id="500" w:date="2026-09-21T18:57:12Z">
          <m:r>
            <m:t>α</m:t>
          </m:r>
        </w:ins>
        <w:ins w:author="Polina Vinogradova" w:id="500" w:date="2026-09-21T18:57:12Z">
          <m:r>
            <m:t>∈</m:t>
          </m:r>
        </w:ins>
        <w:ins w:author="Polina Vinogradova" w:id="50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{0.01,0.25,0.5,0.75}</m:t>
          </m:r>
        </w:ins>
      </m:oMath>
      <w:ins w:author="Polina Vinogradova" w:id="500" w:date="2026-09-21T18:57:12Z"/>
      <w:ins w:author="Polina Vinogradova" w:id="50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reaches </w:t>
        </w:r>
      </w:ins>
      <w:ins w:author="Polina Vinogradova" w:id="502"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50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50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=80</m:t>
          </m:r>
        </w:ins>
      </m:oMath>
      <w:ins w:author="Polina Vinogradova" w:id="502" w:date="2026-09-21T18:57:12Z"/>
      <w:ins w:author="Polina Vinogradova" w:id="50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ahead of the </w:t>
        </w:r>
      </w:ins>
      <w:ins w:author="Polina Vinogradova" w:id="504" w:date="2026-09-21T18:57:12Z"/>
      <m:oMath>
        <w:ins w:author="Polina Vinogradova" w:id="504" w:date="2026-09-21T18:57:12Z">
          <m:r>
            <m:t>α</m:t>
          </m:r>
        </w:ins>
        <w:ins w:author="Polina Vinogradova" w:id="50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504" w:date="2026-09-21T18:57:12Z"/>
      <w:ins w:author="Polina Vinogradova" w:id="50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candidate’s </w:t>
        </w:r>
      </w:ins>
      <w:ins w:author="Polina Vinogradova" w:id="506"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5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50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=110</m:t>
          </m:r>
        </w:ins>
      </m:oMath>
      <w:ins w:author="Polina Vinogradova" w:id="506" w:date="2026-09-21T18:57:12Z"/>
      <w:ins w:author="Polina Vinogradova" w:id="50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w:t>
        </w:r>
      </w:ins>
      <w:ins w:author="Polina Vinogradova" w:id="508" w:date="2026-09-21T18:57:12Z"/>
      <m:oMath>
        <w:ins w:author="Polina Vinogradova" w:id="508" w:date="2026-09-21T18:57:12Z">
          <m:r>
            <m:t>α</m:t>
          </m:r>
        </w:ins>
        <w:ins w:author="Polina Vinogradova" w:id="508" w:date="2026-09-21T18:57:12Z">
          <m:r>
            <m:t>∈</m:t>
          </m:r>
        </w:ins>
        <w:ins w:author="Polina Vinogradova" w:id="50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{2,3}</m:t>
          </m:r>
        </w:ins>
      </m:oMath>
      <w:ins w:author="Polina Vinogradova" w:id="508" w:date="2026-09-21T18:57:12Z"/>
      <w:ins w:author="Polina Vinogradova" w:id="50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falls to </w:t>
        </w:r>
      </w:ins>
      <w:ins w:author="Polina Vinogradova" w:id="510"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51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51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=290</m:t>
          </m:r>
        </w:ins>
      </m:oMath>
      <w:ins w:author="Polina Vinogradova" w:id="510" w:date="2026-09-21T18:57:12Z"/>
      <w:ins w:author="Polina Vinogradova" w:id="51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matching the Gini. On Metz every order from </w:t>
        </w:r>
      </w:ins>
      <w:ins w:author="Polina Vinogradova" w:id="512" w:date="2026-09-21T18:57:12Z"/>
      <m:oMath>
        <w:ins w:author="Polina Vinogradova" w:id="51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0.01</m:t>
          </m:r>
        </w:ins>
      </m:oMath>
      <w:ins w:author="Polina Vinogradova" w:id="512" w:date="2026-09-21T18:57:12Z"/>
      <w:ins w:author="Polina Vinogradova" w:id="51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w:ins>
      <w:ins w:author="Polina Vinogradova" w:id="514" w:date="2026-09-21T18:57:12Z"/>
      <m:oMath>
        <w:ins w:author="Polina Vinogradova" w:id="51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3</m:t>
          </m:r>
        </w:ins>
      </m:oMath>
      <w:ins w:author="Polina Vinogradova" w:id="514" w:date="2026-09-21T18:57:12Z"/>
      <w:ins w:author="Polina Vinogradova" w:id="51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reaches </w:t>
        </w:r>
      </w:ins>
      <w:ins w:author="Polina Vinogradova" w:id="516" w:date="2026-09-21T18:57:12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51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51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=80</m:t>
          </m:r>
        </w:ins>
      </m:oMath>
      <w:ins w:author="Polina Vinogradova" w:id="516" w:date="2026-09-21T18:57:12Z"/>
      <w:ins w:author="Polina Vinogradova" w:id="51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this gap is specific to the sparser Klaeger panel.</w:t>
        </w:r>
      </w:ins>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523"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51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speed does not come from discarding information. The number of distinct scores and the size of the largest tied group are identical across every order tested, including </w:t>
        </w:r>
      </w:ins>
      <w:ins w:author="Polina Vinogradova" w:id="518" w:date="2026-09-21T18:57:12Z"/>
      <m:oMath>
        <w:ins w:author="Polina Vinogradova" w:id="518" w:date="2026-09-21T18:57:12Z">
          <m:r>
            <m:t>α</m:t>
          </m:r>
        </w:ins>
        <w:ins w:author="Polina Vinogradova" w:id="518" w:date="2026-09-21T18:57:12Z">
          <m:r>
            <m:t>→</m:t>
          </m:r>
        </w:ins>
        <w:ins w:author="Polina Vinogradova" w:id="518" w:date="2026-09-21T18:57:12Z">
          <m:r>
            <m:t>∞</m:t>
          </m:r>
        </w:ins>
      </m:oMath>
      <w:ins w:author="Polina Vinogradova" w:id="518" w:date="2026-09-21T18:57:12Z"/>
      <w:ins w:author="Polina Vinogradova" w:id="51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only tied compounds are those with at most one active kinase, whose normalized profile is a point mass with zero entropy regardless of order. This reflects how each limit behaves under subsampling. As </w:t>
        </w:r>
      </w:ins>
      <w:ins w:author="Polina Vinogradova" w:id="520" w:date="2026-09-21T18:57:12Z"/>
      <m:oMath>
        <w:ins w:author="Polina Vinogradova" w:id="520" w:date="2026-09-21T18:57:12Z">
          <m:r>
            <m:t>α</m:t>
          </m:r>
        </w:ins>
        <w:ins w:author="Polina Vinogradova" w:id="520" w:date="2026-09-21T18:57:12Z">
          <m:r>
            <m:t>→</m:t>
          </m:r>
        </w:ins>
        <w:ins w:author="Polina Vinogradova" w:id="52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520" w:date="2026-09-21T18:57:12Z"/>
      <w:ins w:author="Polina Vinogradova" w:id="52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score approaches a count of the active set, a quantity a random subpanel estimates with low variance. As </w:t>
        </w:r>
      </w:ins>
      <w:ins w:author="Polina Vinogradova" w:id="522" w:date="2026-09-21T18:57:12Z"/>
      <m:oMath>
        <w:ins w:author="Polina Vinogradova" w:id="522" w:date="2026-09-21T18:57:12Z">
          <m:r>
            <m:t>α</m:t>
          </m:r>
        </w:ins>
        <w:ins w:author="Polina Vinogradova" w:id="522" w:date="2026-09-21T18:57:12Z">
          <m:r>
            <m:t>→</m:t>
          </m:r>
        </w:ins>
        <w:ins w:author="Polina Vinogradova" w:id="522" w:date="2026-09-21T18:57:12Z">
          <m:r>
            <m:t>∞</m:t>
          </m:r>
        </w:ins>
      </m:oMath>
      <w:ins w:author="Polina Vinogradova" w:id="522" w:date="2026-09-21T18:57:12Z"/>
      <w:ins w:author="Polina Vinogradova" w:id="52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score instead depends on the single largest weight, and therefore has high variance. This is because if the kinase carrying that weight is left out of the subpanel, the estimate is far off.</w:t>
        </w:r>
      </w:ins>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541"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52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w:t>
        </w:r>
      </w:ins>
      <w:ins w:author="Polina Vinogradova" w:id="524" w:date="2026-09-21T18:57:12Z"/>
      <m:oMath>
        <w:ins w:author="Polina Vinogradova" w:id="524" w:date="2026-09-21T18:57:12Z">
          <m:r>
            <m:t>α</m:t>
          </m:r>
        </w:ins>
        <w:ins w:author="Polina Vinogradova" w:id="524" w:date="2026-09-21T18:57:12Z">
          <m:r>
            <m:t>≤</m:t>
          </m:r>
        </w:ins>
        <w:ins w:author="Polina Vinogradova" w:id="52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0.5</m:t>
          </m:r>
        </w:ins>
      </m:oMath>
      <w:ins w:author="Polina Vinogradova" w:id="524" w:date="2026-09-21T18:57:12Z"/>
      <w:ins w:author="Polina Vinogradova" w:id="52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Spearman agreement between that ranking and the </w:t>
        </w:r>
      </w:ins>
      <w:ins w:author="Polina Vinogradova" w:id="526" w:date="2026-09-21T18:57:12Z"/>
      <m:oMath>
        <w:ins w:author="Polina Vinogradova" w:id="526" w:date="2026-09-21T18:57:12Z">
          <m:r>
            <m:t>α</m:t>
          </m:r>
        </w:ins>
        <w:ins w:author="Polina Vinogradova" w:id="52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526" w:date="2026-09-21T18:57:12Z"/>
      <w:ins w:author="Polina Vinogradova" w:id="52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ranking is just as high on the sparsest compounds (</w:t>
        </w:r>
      </w:ins>
      <w:ins w:author="Polina Vinogradova" w:id="528" w:date="2026-09-21T18:57:12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52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n</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w:ins w:author="Polina Vinogradova" w:id="52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&lt;5</m:t>
          </m:r>
        </w:ins>
      </m:oMath>
      <w:ins w:author="Polina Vinogradova" w:id="528" w:date="2026-09-21T18:57:12Z"/>
      <w:ins w:author="Polina Vinogradova" w:id="52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on the rest (</w:t>
        </w:r>
      </w:ins>
      <w:ins w:author="Polina Vinogradova" w:id="530" w:date="2026-09-21T18:57:12Z"/>
      <m:oMath>
        <w:ins w:author="Polina Vinogradova" w:id="530" w:date="2026-09-21T18:57:12Z">
          <m:r>
            <m:t>≥</m:t>
          </m:r>
        </w:ins>
        <w:ins w:author="Polina Vinogradova" w:id="53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0.98</m:t>
          </m:r>
        </w:ins>
      </m:oMath>
      <w:ins w:author="Polina Vinogradova" w:id="530" w:date="2026-09-21T18:57:12Z"/>
      <w:ins w:author="Polina Vinogradova" w:id="53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both subsets, both datasets). The limit </w:t>
        </w:r>
      </w:ins>
      <w:ins w:author="Polina Vinogradova" w:id="532" w:date="2026-09-21T18:57:12Z"/>
      <m:oMath>
        <w:ins w:author="Polina Vinogradova" w:id="532" w:date="2026-09-21T18:57:12Z">
          <m:r>
            <m:t>α</m:t>
          </m:r>
        </w:ins>
        <w:ins w:author="Polina Vinogradova" w:id="532" w:date="2026-09-21T18:57:12Z">
          <m:r>
            <m:t>→</m:t>
          </m:r>
        </w:ins>
        <w:ins w:author="Polina Vinogradova" w:id="532" w:date="2026-09-21T18:57:12Z">
          <m:r>
            <m:t>∞</m:t>
          </m:r>
        </w:ins>
      </m:oMath>
      <w:ins w:author="Polina Vinogradova" w:id="532" w:date="2026-09-21T18:57:12Z"/>
      <w:ins w:author="Polina Vinogradova" w:id="53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other hand, loses agreement with </w:t>
        </w:r>
      </w:ins>
      <w:ins w:author="Polina Vinogradova" w:id="534" w:date="2026-09-21T18:57:12Z"/>
      <m:oMath>
        <w:ins w:author="Polina Vinogradova" w:id="534" w:date="2026-09-21T18:57:12Z">
          <m:r>
            <m:t>α</m:t>
          </m:r>
        </w:ins>
        <w:ins w:author="Polina Vinogradova" w:id="53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534" w:date="2026-09-21T18:57:12Z"/>
      <w:ins w:author="Polina Vinogradova" w:id="53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among the sparsest compounds specifically (</w:t>
        </w:r>
      </w:ins>
      <w:ins w:author="Polina Vinogradova" w:id="536" w:date="2026-09-21T18:57:12Z"/>
      <m:oMath>
        <w:ins w:author="Polina Vinogradova" w:id="53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0.69</m:t>
          </m:r>
        </w:ins>
      </m:oMath>
      <w:ins w:author="Polina Vinogradova" w:id="536" w:date="2026-09-21T18:57:12Z"/>
      <w:ins w:author="Polina Vinogradova" w:id="53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Metz). The value </w:t>
        </w:r>
      </w:ins>
      <w:ins w:author="Polina Vinogradova" w:id="538" w:date="2026-09-21T18:57:12Z"/>
      <m:oMath>
        <w:ins w:author="Polina Vinogradova" w:id="538" w:date="2026-09-21T18:57:12Z">
          <m:r>
            <m:t>α</m:t>
          </m:r>
        </w:ins>
        <w:ins w:author="Polina Vinogradova" w:id="53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538" w:date="2026-09-21T18:57:12Z"/>
      <w:ins w:author="Polina Vinogradova" w:id="53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unique point where the Rényi family reduces to Shannon entropy, and for this reason we fix it at this value for our featured candidate measure. The panel-size dependence on </w:t>
        </w:r>
      </w:ins>
      <w:ins w:author="Polina Vinogradova" w:id="540" w:date="2026-09-21T18:57:12Z"/>
      <m:oMath>
        <w:ins w:author="Polina Vinogradova" w:id="540" w:date="2026-09-21T18:57:12Z">
          <m:r>
            <m:t>α</m:t>
          </m:r>
        </w:ins>
      </m:oMath>
      <w:ins w:author="Polina Vinogradova" w:id="540" w:date="2026-09-21T18:57:12Z"/>
      <w:ins w:author="Polina Vinogradova" w:id="54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reported here as a property of the family. A lower order is a documented alternative (full figures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family_panelsize.py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family_alternatives.py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code repository).</w:t>
        </w:r>
      </w:ins>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554"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54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smoothing width </w:t>
        </w:r>
      </w:ins>
      <w:ins w:author="Polina Vinogradova" w:id="542" w:date="2026-09-21T18:57:12Z"/>
      <m:oMath>
        <w:ins w:author="Polina Vinogradova" w:id="54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542" w:date="2026-09-21T18:57:12Z"/>
      <w:ins w:author="Polina Vinogradova" w:id="54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another value that can be varied within the candidate measure family (we fix </w:t>
        </w:r>
      </w:ins>
      <w:ins w:author="Polina Vinogradova" w:id="544" w:date="2026-09-21T18:57:12Z"/>
      <m:oMath>
        <w:ins w:author="Polina Vinogradova" w:id="54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T</m:t>
          </m:r>
        </w:ins>
        <w:ins w:author="Polina Vinogradova" w:id="544" w:date="2026-09-21T18:57:12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54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544" w:date="2026-09-21T18:57:12Z"/>
      <w:ins w:author="Polina Vinogradova" w:id="54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featured measure). As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softplus hinge </w:t>
      </w:r>
      <w:del w:author="Polina Vinogradova" w:id="546" w:date="2026-09-21T18:57:12Z"/>
      <m:oMath>
        <w:del w:author="Polina Vinogradova" w:id="54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Tlog(1+</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54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e</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54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54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w:del w:author="Polina Vinogradova" w:id="54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546" w:date="2026-09-21T18:57:12Z"/>
      <w:ins w:author="Polina Vinogradova" w:id="546" w:date="2026-09-21T18:57:12Z"/>
      <m:oMath>
        <w:ins w:author="Polina Vinogradova" w:id="54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Tlog(1+</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54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e</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54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w:ins w:author="Polina Vinogradova" w:id="54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54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converges to the hard cutoff </w:t>
      </w:r>
      <w:del w:author="Polina Vinogradova" w:id="547" w:date="2026-09-21T18:57:12Z"/>
      <m:oMath>
        <w:del w:author="Polina Vinogradova" w:id="54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max(</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54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del w:author="Polina Vinogradova" w:id="54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54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w:del w:author="Polina Vinogradova" w:id="54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m:t>
          </m:r>
        </w:del>
      </m:oMath>
      <w:del w:author="Polina Vinogradova" w:id="547" w:date="2026-09-21T18:57:12Z"/>
      <w:ins w:author="Polina Vinogradova" w:id="547" w:date="2026-09-21T18:57:12Z"/>
      <m:oMath>
        <w:ins w:author="Polina Vinogradova" w:id="54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max(</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54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54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m:t>
          </m:r>
        </w:ins>
        <w:ins w:author="Polina Vinogradova" w:id="547" w:date="2026-09-21T18:57:12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54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54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recovering the standard entropy and</w:t>
      </w:r>
      <w:del w:author="Polina Vinogradova" w:id="54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reintroducing</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D3 baseline sensitivity</w:t>
      </w:r>
      <w:del w:author="Polina Vinogradova" w:id="54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so</w:delText>
        </w:r>
      </w:del>
      <w:ins w:author="Polina Vinogradova" w:id="54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Distributional consistency therefore requires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strictly positive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del w:author="Polina Vinogradova" w:id="55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is what buys distributional consistency. Establishing whether</w:delText>
        </w:r>
      </w:del>
      <w:ins w:author="Polina Vinogradova" w:id="55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ranking is otherwise insensitive to this choice: over </w:t>
        </w:r>
      </w:ins>
      <w:ins w:author="Polina Vinogradova" w:id="551" w:date="2026-09-21T18:57:12Z"/>
      <m:oMath>
        <w:ins w:author="Polina Vinogradova" w:id="55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T</m:t>
          </m:r>
        </w:ins>
        <w:ins w:author="Polina Vinogradova" w:id="551" w:date="2026-09-21T18:57:12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551"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[0.5,2]</m:t>
          </m:r>
        </w:ins>
      </m:oMath>
      <w:ins w:author="Polina Vinogradova" w:id="551" w:date="2026-09-21T18:57:12Z"/>
      <w:ins w:author="Polina Vinogradova" w:id="55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Klaeger ranking is essentially unchanged (worst-case pairwise Spearman correlation </w:t>
        </w:r>
      </w:ins>
      <w:ins w:author="Polina Vinogradova" w:id="553" w:date="2026-09-21T18:57:12Z"/>
      <m:oMath>
        <w:ins w:author="Polina Vinogradova" w:id="553" w:date="2026-09-21T18:57:12Z">
          <m:r>
            <m:t>ρ</m:t>
          </m:r>
        </w:ins>
        <w:ins w:author="Polina Vinogradova" w:id="553"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=0.999</m:t>
          </m:r>
        </w:ins>
      </m:oMath>
      <w:ins w:author="Polina Vinogradova" w:id="553" w:date="2026-09-21T18:57:12Z"/>
      <w:ins w:author="Polina Vinogradova" w:id="55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5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Thus, the quantile floor, the Rényi order, and </w:t>
        </w:r>
      </w:ins>
      <w:ins w:author="Polina Vinogradova" w:id="555" w:date="2026-09-21T18:57:12Z"/>
      <m:oMath>
        <w:ins w:author="Polina Vinogradova" w:id="55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555" w:date="2026-09-21T18:57:12Z"/>
      <w:ins w:author="Polina Vinogradova" w:id="55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 at least three axes of variation compatible with D1–D4. Whether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properties are jointly satisfiable only by measures </w:t>
      </w:r>
      <w:del w:author="Polina Vinogradova" w:id="55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of</w:delText>
        </w:r>
      </w:del>
      <w:ins w:author="Polina Vinogradova" w:id="55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family, and whether a uniqueness result analogous to Shannon’s holds, is </w:t>
      </w:r>
      <w:del w:author="Polina Vinogradova" w:id="55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subject of future work</w:delText>
        </w:r>
      </w:del>
      <w:ins w:author="Polina Vinogradova" w:id="55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left to future work. A complementary direction is a consensus ranking that does not commit to any single measure, that is, a partial order on which all existing measures agree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nxmvd05425py" w:id="26"/>
    <w:bookmarkEnd w:id="26"/>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55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263247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533900" cy="2632470"/>
                      </a:xfrm>
                      <a:prstGeom prst="rect"/>
                      <a:ln/>
                    </pic:spPr>
                  </pic:pic>
                </a:graphicData>
              </a:graphic>
            </wp:inline>
          </w:drawing>
        </w:r>
      </w:del>
      <w:ins w:author="Polina Vinogradova" w:id="55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189403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334000" cy="1894030"/>
                      </a:xfrm>
                      <a:prstGeom prst="rect"/>
                      <a:ln/>
                    </pic:spPr>
                  </pic:pic>
                </a:graphicData>
              </a:graphic>
            </wp:inline>
          </w:drawing>
        </w:r>
      </w:ins>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del w:author="Polina Vinogradova" w:id="560"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6</w:delText>
        </w:r>
      </w:del>
      <w:ins w:author="Polina Vinogradova" w:id="560"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7</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Panel-size convergence of the candidate measure compared with the four existing definitions</w:t>
      </w:r>
      <w:del w:author="Polina Vinogradova" w:id="561"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 (Klaeger,</w:delText>
        </w:r>
      </w:del>
      <w:ins w:author="Polina Vinogradova" w:id="561"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on the two sparse-coverage datasets (Klaeger, left; Metz, right;</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50 random subpanels per size). Curves show the mean Spearman correlation between the ranking computed on a random subpanel and the full-panel ranking; </w:t>
      </w:r>
      <m:oMath>
        <m:sSup>
          <m:sSupPr>
            <m:ctrlPr>
              <w:rPr>
                <w:rFonts w:ascii="Aptos" w:cs="Aptos" w:eastAsia="Aptos" w:hAnsi="Aptos"/>
                <w:b w:val="0"/>
                <w:bCs w:val="0"/>
                <w:i w:val="1"/>
                <w:iCs w:val="1"/>
                <w:smallCaps w:val="0"/>
                <w:strike w:val="0"/>
                <w:color w:val="000000"/>
                <w:sz w:val="24"/>
                <w:szCs w:val="24"/>
                <w:u w:val="none"/>
                <w:shd w:fill="auto" w:val="clear"/>
                <w:vertAlign w:val="baseline"/>
              </w:rPr>
            </m:ctrlPr>
          </m:sSupPr>
          <m:e>
            <m:r>
              <w:rPr>
                <w:rFonts w:ascii="Aptos" w:cs="Aptos" w:eastAsia="Aptos" w:hAnsi="Aptos"/>
                <w:b w:val="0"/>
                <w:bCs w:val="0"/>
                <w:i w:val="1"/>
                <w:iCs w:val="1"/>
                <w:smallCaps w:val="0"/>
                <w:strike w:val="0"/>
                <w:color w:val="000000"/>
                <w:sz w:val="24"/>
                <w:szCs w:val="24"/>
                <w:u w:val="none"/>
                <w:shd w:fill="auto" w:val="clear"/>
                <w:vertAlign w:val="baseline"/>
              </w:rPr>
              <m:t xml:space="preserve">p</m:t>
            </m:r>
          </m:e>
          <m:sup>
            <m:r>
              <w:rPr>
                <w:rFonts w:ascii="Aptos" w:cs="Aptos" w:eastAsia="Aptos" w:hAnsi="Aptos"/>
                <w:b w:val="0"/>
                <w:bCs w:val="0"/>
                <w:i w:val="1"/>
                <w:iCs w:val="1"/>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(legend) is the smallest panel reaching mean </w:t>
      </w:r>
      <m:oMath>
        <m:r>
          <m:t>ρ</m:t>
        </m:r>
        <m:r>
          <w:rPr>
            <w:rFonts w:ascii="Aptos" w:cs="Aptos" w:eastAsia="Aptos" w:hAnsi="Aptos"/>
            <w:b w:val="0"/>
            <w:bCs w:val="0"/>
            <w:i w:val="1"/>
            <w:iCs w:val="1"/>
            <w:smallCaps w:val="0"/>
            <w:strike w:val="0"/>
            <w:color w:val="000000"/>
            <w:sz w:val="24"/>
            <w:szCs w:val="24"/>
            <w:u w:val="none"/>
            <w:shd w:fill="auto" w:val="clear"/>
            <w:vertAlign w:val="baseline"/>
          </w:rPr>
          <m:t xml:space="preserve">&gt;0.90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del w:author="Polina Vinogradova" w:id="562"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 The candidate converges in the fast regime (</w:delText>
        </w:r>
      </w:del>
      <w:del w:author="Polina Vinogradova" w:id="563" w:date="2026-09-21T18:57:12Z"/>
      <m:oMath>
        <m:sSup>
          <m:sSupPr>
            <m:ctrlPr>
              <w:rPr>
                <w:rFonts w:ascii="Aptos" w:cs="Aptos" w:eastAsia="Aptos" w:hAnsi="Aptos"/>
                <w:b w:val="0"/>
                <w:bCs w:val="0"/>
                <w:i w:val="1"/>
                <w:iCs w:val="1"/>
                <w:smallCaps w:val="0"/>
                <w:strike w:val="0"/>
                <w:color w:val="000000"/>
                <w:sz w:val="24"/>
                <w:szCs w:val="24"/>
                <w:u w:val="none"/>
                <w:shd w:fill="auto" w:val="clear"/>
                <w:vertAlign w:val="baseline"/>
              </w:rPr>
            </m:ctrlPr>
          </m:sSupPr>
          <m:e>
            <w:del w:author="Polina Vinogradova" w:id="563" w:date="2026-09-21T18:57:12Z">
              <m:r>
                <w:rPr>
                  <w:rFonts w:ascii="Aptos" w:cs="Aptos" w:eastAsia="Aptos" w:hAnsi="Aptos"/>
                  <w:b w:val="0"/>
                  <w:bCs w:val="0"/>
                  <w:i w:val="1"/>
                  <w:iCs w:val="1"/>
                  <w:smallCaps w:val="0"/>
                  <w:strike w:val="0"/>
                  <w:color w:val="000000"/>
                  <w:sz w:val="24"/>
                  <w:szCs w:val="24"/>
                  <w:u w:val="none"/>
                  <w:shd w:fill="auto" w:val="clear"/>
                  <w:vertAlign w:val="baseline"/>
                </w:rPr>
                <m:t xml:space="preserve">p</m:t>
              </m:r>
            </w:del>
          </m:e>
          <m:sup>
            <m:r>
              <w:rPr>
                <w:rFonts w:ascii="Aptos" w:cs="Aptos" w:eastAsia="Aptos" w:hAnsi="Aptos"/>
                <w:b w:val="0"/>
                <w:bCs w:val="0"/>
                <w:i w:val="1"/>
                <w:iCs w:val="1"/>
                <w:smallCaps w:val="0"/>
                <w:strike w:val="0"/>
                <w:color w:val="000000"/>
                <w:sz w:val="24"/>
                <w:szCs w:val="24"/>
                <w:u w:val="none"/>
                <w:shd w:fill="auto" w:val="clear"/>
                <w:vertAlign w:val="baseline"/>
              </w:rPr>
              <m:t xml:space="preserve">*</m:t>
            </m:r>
          </m:sup>
        </m:sSup>
        <w:del w:author="Polina Vinogradova" w:id="563" w:date="2026-09-21T18:57:12Z">
          <m:r>
            <w:rPr>
              <w:rFonts w:ascii="Aptos" w:cs="Aptos" w:eastAsia="Aptos" w:hAnsi="Aptos"/>
              <w:b w:val="0"/>
              <w:bCs w:val="0"/>
              <w:i w:val="1"/>
              <w:iCs w:val="1"/>
              <w:smallCaps w:val="0"/>
              <w:strike w:val="0"/>
              <w:color w:val="000000"/>
              <w:sz w:val="24"/>
              <w:szCs w:val="24"/>
              <w:u w:val="none"/>
              <w:shd w:fill="auto" w:val="clear"/>
              <w:vertAlign w:val="baseline"/>
            </w:rPr>
            <m:t>≈</m:t>
          </m:r>
        </w:del>
        <w:del w:author="Polina Vinogradova" w:id="563" w:date="2026-09-21T18:57:12Z">
          <m:r>
            <w:rPr>
              <w:rFonts w:ascii="Aptos" w:cs="Aptos" w:eastAsia="Aptos" w:hAnsi="Aptos"/>
              <w:b w:val="0"/>
              <w:bCs w:val="0"/>
              <w:i w:val="1"/>
              <w:iCs w:val="1"/>
              <w:smallCaps w:val="0"/>
              <w:strike w:val="0"/>
              <w:color w:val="000000"/>
              <w:sz w:val="24"/>
              <w:szCs w:val="24"/>
              <w:u w:val="none"/>
              <w:shd w:fill="auto" w:val="clear"/>
              <w:vertAlign w:val="baseline"/>
            </w:rPr>
            <m:t xml:space="preserve">170</m:t>
          </m:r>
        </w:del>
      </m:oMath>
      <w:del w:author="Polina Vinogradova" w:id="563" w:date="2026-09-21T18:57:12Z"/>
      <w:del w:author="Polina Vinogradova" w:id="564" w:date="2026-09-21T18:57:12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 comparable to the entropy and S-score and well ahead of the Gini and ratio.</w:delText>
        </w:r>
      </w:del>
      <w:r w:rsidDel="00000000" w:rsidR="00000000" w:rsidRPr="00000000">
        <w:rPr>
          <w:rtl w:val="0"/>
        </w:rPr>
      </w:r>
    </w:p>
    <w:bookmarkStart w:colFirst="0" w:colLast="0" w:name="4ongeo71o2ot" w:id="27"/>
    <w:bookmarkEnd w:id="27"/>
    <w:p w:rsidR="00000000" w:rsidDel="00000000" w:rsidP="00000000" w:rsidRDefault="00000000" w:rsidRPr="00000000" w14:paraId="000000D7">
      <w:pPr>
        <w:pStyle w:val="Heading1"/>
        <w:rPr/>
      </w:pPr>
      <w:r w:rsidDel="00000000" w:rsidR="00000000" w:rsidRPr="00000000">
        <w:rPr>
          <w:rtl w:val="0"/>
        </w:rPr>
        <w:t xml:space="preserve">Discussion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central finding of this work is that existing kinase inhibitor selectivity definitions do not measure the same quantity. The ratio definition and the distribution-based family (S-score, entropy, Gini) produce substantially different compound rankings (cross-family </w:t>
      </w:r>
      <m:oMath>
        <m:r>
          <w:rPr>
            <w:rFonts w:ascii="Aptos" w:cs="Aptos" w:eastAsia="Aptos" w:hAnsi="Aptos"/>
            <w:b w:val="0"/>
            <w:bCs w:val="0"/>
            <w:i w:val="0"/>
            <w:iCs w:val="0"/>
            <w:smallCaps w:val="0"/>
            <w:strike w:val="0"/>
            <w:color w:val="000000"/>
            <w:sz w:val="24"/>
            <w:szCs w:val="24"/>
            <w:u w:val="none"/>
            <w:shd w:fill="auto" w:val="clear"/>
            <w:vertAlign w:val="baseline"/>
          </w:rPr>
          <m:t xml:space="preserve">r=0.14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0.62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four datasets, versus within-family </w:t>
      </w:r>
      <w:del w:author="Polina Vinogradova" w:id="565" w:date="2026-09-21T18:57:12Z"/>
      <m:oMath>
        <w:del w:author="Polina Vinogradova" w:id="56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r&gt;0.74</m:t>
          </m:r>
        </w:del>
      </m:oMath>
      <w:del w:author="Polina Vinogradova" w:id="565" w:date="2026-09-21T18:57:12Z"/>
      <w:ins w:author="Polina Vinogradova" w:id="565" w:date="2026-09-21T18:57:12Z"/>
      <m:oMath>
        <w:ins w:author="Polina Vinogradova" w:id="56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r&gt;0.72</m:t>
          </m:r>
        </w:ins>
      </m:oMath>
      <w:ins w:author="Polina Vinogradova" w:id="56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sources of disagreement are mechanistically interpretable rather than random. This has practical consequences: a compound that ratio-based analysis designates as selective may be designated as moderately promiscuous by entropy-based analysis, and vice versa, depending on the shape of its binding profile. Go/no-go decisions in early drug discovery are routinely made on the basis of selectivity assessments without </w:t>
      </w:r>
      <w:del w:author="Polina Vinogradova" w:id="56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acknowledgment that the choice of definition materially affects the outcome</w:delText>
        </w:r>
      </w:del>
      <w:ins w:author="Polina Vinogradova" w:id="56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principled choice of selectivity definition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clustering of definitions into two families </w:t>
      </w:r>
      <w:del w:author="Polina Vinogradova" w:id="56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is not a statistical artifact but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reflects a </w:t>
      </w:r>
      <w:del w:author="Polina Vinogradova" w:id="56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genuine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difference in what is being measured. Distribution-based definitions ask: how concentrated is the compound’s binding activity across the full profiled kinome? The ratio definition asks: how much more potently does the compound bind its primary target than a specified off-target? </w:t>
      </w:r>
      <w:del w:author="Polina Vinogradova" w:id="56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These are distinct questions with distinct answers for a large class of compounds, specifically, those</w:delText>
        </w:r>
      </w:del>
      <w:ins w:author="Polina Vinogradova" w:id="56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selectivity measure discrepancy is most pronounced for compounds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one clearly dominant target that also bind many kinases at moderate affinity (Type 3 profiles in our taxonomy). For such compounds, ratio-based methods report high selectivity while distribution-based methods report moderate promiscuity</w:t>
      </w:r>
      <w:del w:author="Polina Vinogradova" w:id="57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and both characterizations are correct given their respective questions</w:delText>
        </w:r>
      </w:del>
      <w:ins w:author="Polina Vinogradova" w:id="57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required properties proposed in the Required Properties section are an attempt to express what it means for a compound to be selective in a way that is precise enough to assess candidate selectivity definitions formally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coexistence has a historical explanation. In classical pharmacology and analytical chemistry, selectivity is inherently pairwise. IUPAC formalizes it as a selectivity coefficient, the ratio of binding constants for an analyte and an interferent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57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24</w:delText>
        </w:r>
      </w:del>
      <w:ins w:author="Polina Vinogradova" w:id="57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26</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ratio measures entered kinase profiling on that basis. Kinome-wide profiling, however, poses a distributional question: how concentrated is a compound’s binding across hundreds of kinases? Entropy and Gini were introduced because ratio measures are ill-suited to it, since they discard all but two points of a 300–500 kinase profile.</w:t>
      </w:r>
      <w:del w:author="Polina Vinogradova" w:id="57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However, the older pairwise measures were never retired, leaving the field applying pairwise measures to a distributional question without a principled basis for choosing between them. The required properties proposed in the Required Properties section are an attempt to express what it means for a compound to be selective in a way that is precise enough to assess candidate selectivity definitions formally.</w:delText>
        </w:r>
      </w:del>
      <w:r w:rsidDel="00000000" w:rsidR="00000000" w:rsidRPr="00000000">
        <w:rPr>
          <w:rtl w:val="0"/>
        </w:rPr>
      </w:r>
    </w:p>
    <w:bookmarkStart w:colFirst="0" w:colLast="0" w:name="4tywwlt4w1mr" w:id="28"/>
    <w:bookmarkEnd w:id="28"/>
    <w:p w:rsidR="00000000" w:rsidDel="00000000" w:rsidP="00000000" w:rsidRDefault="00000000" w:rsidRPr="00000000" w14:paraId="000000DB">
      <w:pPr>
        <w:pStyle w:val="Heading2"/>
        <w:rPr/>
      </w:pPr>
      <w:r w:rsidDel="00000000" w:rsidR="00000000" w:rsidRPr="00000000">
        <w:rPr>
          <w:rtl w:val="0"/>
        </w:rPr>
        <w:t xml:space="preserve">Practical Recommendations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573"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Pending a formal resolution, three practical recommendations follow from our findings.</w:t>
      </w:r>
      <w:del w:author="Polina Vinogradova" w:id="573" w:date="2026-09-21T18:57:12Z">
        <w:r w:rsidDel="00000000" w:rsidR="00000000" w:rsidRPr="00000000">
          <w:rPr>
            <w:rtl w:val="0"/>
          </w:rPr>
        </w:r>
      </w:del>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7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D1 (reliability threshold) should be adopted </w:t>
      </w:r>
      <w:del w:author="Polina Vinogradova" w:id="57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immediately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 reporting standard. Compounds with no detected binding above the assay detection floor should not receive selectivity scores, or should have their scores explicitly flagged as unreliable. Of the 222 Klaeger compounds, 16 (7.2%) fall into this category and currently receive scores that are indistinguishable from noise.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selectivity assessments should report the sensitivity of rankings to parameter choice rather than a single score at a single parameter value. Our analysis shows that rank standard deviation across the parameter sweep is a compound-specific, interpretable quantity that identifies which compounds have robust selectivity assessments and which do not. This is analogous to reporting confidence intervals in statistical estimation.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 when comparing selectivity across studies that use different definitions, the comparison should be restricted to the subset of compounds and parameter values for which the definitions agree. The high within-family correlations (</w:t>
      </w:r>
      <w:del w:author="Polina Vinogradova" w:id="575" w:date="2026-09-21T18:57:12Z"/>
      <m:oMath>
        <w:del w:author="Polina Vinogradova" w:id="57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r&gt;0.74</m:t>
          </m:r>
        </w:del>
      </m:oMath>
      <w:del w:author="Polina Vinogradova" w:id="575" w:date="2026-09-21T18:57:12Z"/>
      <w:ins w:author="Polina Vinogradova" w:id="575" w:date="2026-09-21T18:57:12Z"/>
      <m:oMath>
        <w:ins w:author="Polina Vinogradova" w:id="575"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r&gt;0.72</m:t>
          </m:r>
        </w:ins>
      </m:oMath>
      <w:ins w:author="Polina Vinogradova" w:id="57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suggest that S-score, entropy, and Gini are interchangeable for most purposes when parameters are chosen consistently. </w:t>
      </w:r>
      <w:del w:author="Polina Vinogradova" w:id="57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However, ratio-based measures</w:delText>
        </w:r>
      </w:del>
      <w:ins w:author="Polina Vinogradova" w:id="57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an empirical observation rather than a preset adequacy bar: </w:t>
        </w:r>
      </w:ins>
      <w:ins w:author="Polina Vinogradova" w:id="577" w:date="2026-09-21T18:57:12Z"/>
      <m:oMath>
        <w:ins w:author="Polina Vinogradova" w:id="577"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r=0.72</m:t>
          </m:r>
        </w:ins>
      </m:oMath>
      <w:ins w:author="Polina Vinogradova" w:id="577" w:date="2026-09-21T18:57:12Z"/>
      <w:ins w:author="Polina Vinogradova" w:id="57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lowest within-family correlation we observed (Klaeger S-score vs. Gini, Table </w:t>
        </w:r>
        <w:r w:rsidDel="00000000" w:rsidR="00000000" w:rsidRPr="00000000">
          <w:fldChar w:fldCharType="begin"/>
        </w:r>
        <w:r w:rsidDel="00000000" w:rsidR="00000000" w:rsidRPr="00000000">
          <w:instrText xml:space="preserve">HYPERLINK \l "queqodxrsnrc"</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it measures a different property than the </w:t>
        </w:r>
      </w:ins>
      <w:ins w:author="Polina Vinogradova" w:id="579" w:date="2026-09-21T18:57:12Z"/>
      <m:oMath>
        <w:ins w:author="Polina Vinogradova" w:id="579" w:date="2026-09-21T18:57:12Z">
          <m:r>
            <m:t>ρ</m:t>
          </m:r>
        </w:ins>
        <w:ins w:author="Polina Vinogradova" w:id="579"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&gt;0.90</m:t>
          </m:r>
        </w:ins>
      </m:oMath>
      <w:ins w:author="Polina Vinogradova" w:id="579" w:date="2026-09-21T18:57:12Z"/>
      <w:ins w:author="Polina Vinogradova" w:id="58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criterion used in the panel-size analysis below. The former measures how similarly two distinct definitions rank compounds on the full panel; the latter measures how similarly the same definition ranks compounds on a subpanel versus the full panel. The within-family agreement is measured on the complete kinome, and the panel-size analysis shows that the Gini coefficient can diverge from the entropy and S-score on the smaller panels used in practice (on Klaeger it requires roughly 290 of 343 kinases to recover its full-panel ranking, against 110 for entropy and the S-score). The three measures should therefore be treated as interchangeable only when compared on panels of similar, near-complete coverage. Ratio-based measures, in turn,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not be compared directly with distribution-based measures </w:t>
      </w:r>
      <w:ins w:author="Polina Vinogradova" w:id="58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any panel size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without acknowledging the conceptual distinction.</w:t>
      </w:r>
    </w:p>
    <w:bookmarkStart w:colFirst="0" w:colLast="0" w:name="x9y730lzqul7" w:id="29"/>
    <w:bookmarkEnd w:id="29"/>
    <w:p w:rsidR="00000000" w:rsidDel="00000000" w:rsidP="00000000" w:rsidRDefault="00000000" w:rsidRPr="00000000" w14:paraId="000000E0">
      <w:pPr>
        <w:pStyle w:val="Heading2"/>
        <w:rPr/>
      </w:pPr>
      <w:r w:rsidDel="00000000" w:rsidR="00000000" w:rsidRPr="00000000">
        <w:rPr>
          <w:rtl w:val="0"/>
        </w:rPr>
        <w:t xml:space="preserve">Limitations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593"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analysis covers four profiling datasets spanning three assay technologies and two readout types, but these still represent a fraction of the chemical and kinase space relevant to drug discovery. The assay technologies are not directly comparable in absolute terms — the active-compound fractions differ across datasets</w:t>
      </w:r>
      <w:del w:author="Polina Vinogradova" w:id="58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for both genuine selectivity reasons and assay-specific detection thresholds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consequence, our analysis relies on within-dataset rank comparisons rather than cross-dataset absolute scores. The consistency of the two-family structure and the instability predictors across all four datasets indicates that the findings are not artifacts of a single assay platform. However, findings should still be interpreted in light of these technological differences.</w:t>
      </w:r>
      <w:ins w:author="Polina Vinogradova" w:id="58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Our comparison is also restricted to four widely used, historically established definitions. Bosc et al.’s window score and ranking 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not included, but a check on the same four datasets confirms both correlate with the ratio family (Spearman </w:t>
        </w:r>
      </w:ins>
      <w:ins w:author="Polina Vinogradova" w:id="584" w:date="2026-09-21T18:57:12Z"/>
      <m:oMath>
        <w:ins w:author="Polina Vinogradova" w:id="584"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r=0.80</m:t>
          </m:r>
        </w:ins>
      </m:oMath>
      <w:ins w:author="Polina Vinogradova" w:id="584" w:date="2026-09-21T18:57:12Z"/>
      <w:ins w:author="Polina Vinogradova" w:id="58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586" w:date="2026-09-21T18:57:12Z"/>
      <m:oMath>
        <w:ins w:author="Polina Vinogradova" w:id="586"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0.96</m:t>
          </m:r>
        </w:ins>
      </m:oMath>
      <w:ins w:author="Polina Vinogradova" w:id="586" w:date="2026-09-21T18:57:12Z"/>
      <w:ins w:author="Polina Vinogradova" w:id="58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forming a distinct third cluster. The CATDS 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historically classified alongside the ratio-based measures, was also not implemented directly. Unlike </w:t>
        </w:r>
      </w:ins>
      <w:ins w:author="Polina Vinogradova" w:id="588" w:date="2026-09-21T18:57:12Z"/>
      <m:oMath>
        <w:ins w:author="Polina Vinogradova" w:id="588"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R(k)</m:t>
          </m:r>
        </w:ins>
      </m:oMath>
      <w:ins w:author="Polina Vinogradova" w:id="588" w:date="2026-09-21T18:57:12Z"/>
      <w:ins w:author="Polina Vinogradova" w:id="58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CATDS normalizes each target’s binding reduction by the sum of reductions across the entire panel rather than comparing to a single off-target, a construction it shares with the distribution-based family rather than with </w:t>
        </w:r>
      </w:ins>
      <w:ins w:author="Polina Vinogradova" w:id="590" w:date="2026-09-21T18:57:12Z"/>
      <m:oMath>
        <w:ins w:author="Polina Vinogradova" w:id="590"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R(k)</m:t>
          </m:r>
        </w:ins>
      </m:oMath>
      <w:ins w:author="Polina Vinogradova" w:id="590" w:date="2026-09-21T18:57:12Z"/>
      <w:ins w:author="Polina Vinogradova" w:id="59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proxy computed from our baseline-subtracted affinity profiles, in place of the raw concentration-response data CATDS requires, correlates more strongly with Gini and entropy than with </w:t>
        </w:r>
      </w:ins>
      <w:ins w:author="Polina Vinogradova" w:id="592" w:date="2026-09-21T18:57:12Z"/>
      <m:oMath>
        <w:ins w:author="Polina Vinogradova" w:id="592" w:date="2026-09-21T18:57:12Z">
          <m:r>
            <w:rPr>
              <w:rFonts w:ascii="Aptos" w:cs="Aptos" w:eastAsia="Aptos" w:hAnsi="Aptos"/>
              <w:b w:val="0"/>
              <w:bCs w:val="0"/>
              <w:i w:val="0"/>
              <w:iCs w:val="0"/>
              <w:smallCaps w:val="0"/>
              <w:strike w:val="0"/>
              <w:color w:val="000000"/>
              <w:sz w:val="24"/>
              <w:szCs w:val="24"/>
              <w:u w:val="none"/>
              <w:shd w:fill="auto" w:val="clear"/>
              <w:vertAlign w:val="baseline"/>
            </w:rPr>
            <m:t xml:space="preserve">R(k)</m:t>
          </m:r>
        </w:ins>
      </m:oMath>
      <w:ins w:author="Polina Vinogradova" w:id="592" w:date="2026-09-21T18:57:12Z"/>
      <w:ins w:author="Polina Vinogradova" w:id="59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consistent with this structural reading. We did not add it as a fifth measure: the distribution family is already represented by three members, and CATDS appears to be an additional instance of the same underlying construct rather than an independent perspective (see repository for results).</w:t>
        </w:r>
      </w:ins>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9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further axis of platform dependence that this analysis does not examine is cell-based versus cell-free profiling. Recent work shows that selectivity classifications for the same compounds can differ substantially between biochemical binding panels and cellular target-engagement assays. For example, several type II (DFG-out-binding) inhibitors show cellular interactions that cell-free assays miss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plausible contributor, not established by that work, is that cell-free panels often use truncated or constitutively active kinase-domain constructs, which cannot adopt the DFG-out state.</w:t>
        </w:r>
      </w:ins>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also examined whether in vitro selectivity predicts clinical toxicity, correlating the selectivity rankings of the FDA-approved Klaeger compounds with FAERS adverse-event rates (</w:t>
      </w:r>
      <m:oMath>
        <m:r>
          <w:rPr>
            <w:rFonts w:ascii="Aptos" w:cs="Aptos" w:eastAsia="Aptos" w:hAnsi="Aptos"/>
            <w:b w:val="0"/>
            <w:bCs w:val="0"/>
            <w:i w:val="0"/>
            <w:iCs w:val="0"/>
            <w:smallCaps w:val="0"/>
            <w:strike w:val="0"/>
            <w:color w:val="000000"/>
            <w:sz w:val="24"/>
            <w:szCs w:val="24"/>
            <w:u w:val="none"/>
            <w:shd w:fill="auto" w:val="clear"/>
            <w:vertAlign w:val="baseline"/>
          </w:rPr>
          <m:t xml:space="preserve">n=46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FDA-label discontinuation rates (</w:t>
      </w:r>
      <m:oMath>
        <m:r>
          <w:rPr>
            <w:rFonts w:ascii="Aptos" w:cs="Aptos" w:eastAsia="Aptos" w:hAnsi="Aptos"/>
            <w:b w:val="0"/>
            <w:bCs w:val="0"/>
            <w:i w:val="0"/>
            <w:iCs w:val="0"/>
            <w:smallCaps w:val="0"/>
            <w:strike w:val="0"/>
            <w:color w:val="000000"/>
            <w:sz w:val="24"/>
            <w:szCs w:val="24"/>
            <w:u w:val="none"/>
            <w:shd w:fill="auto" w:val="clear"/>
            <w:vertAlign w:val="baseline"/>
          </w:rPr>
          <m:t xml:space="preserve">n=33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None of the rate-based outcomes </w:t>
      </w:r>
      <w:del w:author="Polina Vinogradova" w:id="59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was</w:delText>
        </w:r>
      </w:del>
      <w:ins w:author="Polina Vinogradova" w:id="59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were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significantly associated with selectivity under any definition (all </w:t>
      </w:r>
      <m:oMath>
        <m:r>
          <w:rPr>
            <w:rFonts w:ascii="Aptos" w:cs="Aptos" w:eastAsia="Aptos" w:hAnsi="Aptos"/>
            <w:b w:val="0"/>
            <w:bCs w:val="0"/>
            <w:i w:val="0"/>
            <w:iCs w:val="0"/>
            <w:smallCaps w:val="0"/>
            <w:strike w:val="0"/>
            <w:color w:val="000000"/>
            <w:sz w:val="24"/>
            <w:szCs w:val="24"/>
            <w:u w:val="none"/>
            <w:shd w:fill="auto" w:val="clear"/>
            <w:vertAlign w:val="baseline"/>
          </w:rPr>
          <m:t xml:space="preserve">|r|&lt;0.17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w:t>
      </w:r>
      <m:oMath>
        <m:r>
          <w:rPr>
            <w:rFonts w:ascii="Aptos" w:cs="Aptos" w:eastAsia="Aptos" w:hAnsi="Aptos"/>
            <w:b w:val="0"/>
            <w:bCs w:val="0"/>
            <w:i w:val="0"/>
            <w:iCs w:val="0"/>
            <w:smallCaps w:val="0"/>
            <w:strike w:val="0"/>
            <w:color w:val="000000"/>
            <w:sz w:val="24"/>
            <w:szCs w:val="24"/>
            <w:u w:val="none"/>
            <w:shd w:fill="auto" w:val="clear"/>
            <w:vertAlign w:val="baseline"/>
          </w:rPr>
          <m:t xml:space="preserve">p&gt;0.27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only nominal signal is a weak correlation between raw FAERS report counts and the ratio ranking (</w:t>
      </w:r>
      <m:oMath>
        <m:r>
          <w:rPr>
            <w:rFonts w:ascii="Aptos" w:cs="Aptos" w:eastAsia="Aptos" w:hAnsi="Aptos"/>
            <w:b w:val="0"/>
            <w:bCs w:val="0"/>
            <w:i w:val="0"/>
            <w:iCs w:val="0"/>
            <w:smallCaps w:val="0"/>
            <w:strike w:val="0"/>
            <w:color w:val="000000"/>
            <w:sz w:val="24"/>
            <w:szCs w:val="24"/>
            <w:u w:val="none"/>
            <w:shd w:fill="auto" w:val="clear"/>
            <w:vertAlign w:val="baseline"/>
          </w:rPr>
          <m:t xml:space="preserve">r=0.31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p=0.035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most likely reflects prescription volume rather than toxicity. We do not read the absence of a rate-based association as evidence that selectivity and toxicity are unrelated</w:t>
      </w:r>
      <w:del w:author="Polina Vinogradova" w:id="59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9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FAERS report counts mostly track how often a drug is prescribed, and label discontinuation depends on the patient population treated for each indication, so neither can isolate the effect of selectivity. A proper test would require indication-stratified, treatment-related adverse-event rates from controlled trials with matched comparators, which are not available in standardized form across these drugs.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del w:author="Polina Vinogradova" w:id="59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four properties proposed above are necessary conditions motivated by empirical failure modes. The candidate measure shows that they are jointly satisfiable, but they are not proven to be sufficient to uniquely characterize a selectivity measure, and we do not show that they single out a measure of the candidate’s form. The</w:delText>
        </w:r>
      </w:del>
      <w:ins w:author="Polina Vinogradova" w:id="59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assessments of D1-D4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satisfaction </w:t>
      </w:r>
      <w:del w:author="Polina Vinogradova" w:id="59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assessments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Table </w:t>
      </w:r>
      <w:del w:author="Polina Vinogradova" w:id="598" w:date="2026-09-21T18:57:12Z">
        <w:r w:rsidDel="00000000" w:rsidR="00000000" w:rsidRPr="00000000">
          <w:fldChar w:fldCharType="begin"/>
        </w:r>
        <w:r w:rsidDel="00000000" w:rsidR="00000000" w:rsidRPr="00000000">
          <w:delInstrText xml:space="preserve">HYPERLINK \l "jcx6hjwapkpw"</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del>
      <w:ins w:author="Polina Vinogradova" w:id="598" w:date="2026-09-21T18:57:12Z">
        <w:r w:rsidDel="00000000" w:rsidR="00000000" w:rsidRPr="00000000">
          <w:fldChar w:fldCharType="begin"/>
        </w:r>
        <w:r w:rsidDel="00000000" w:rsidR="00000000" w:rsidRPr="00000000">
          <w:instrText xml:space="preserve">HYPERLINK \l "jcx6hjwapkpw"</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based on analysis of the functional forms of each definition together with the empirical checks of this study. A formal proof of satisfaction or violation for each property–definition pair is left for future work.</w:t>
      </w:r>
    </w:p>
    <w:bookmarkStart w:colFirst="0" w:colLast="0" w:name="iw4zhiss8929" w:id="30"/>
    <w:bookmarkEnd w:id="30"/>
    <w:p w:rsidR="00000000" w:rsidDel="00000000" w:rsidP="00000000" w:rsidRDefault="00000000" w:rsidRPr="00000000" w14:paraId="000000E5">
      <w:pPr>
        <w:pStyle w:val="Heading1"/>
        <w:rPr/>
      </w:pPr>
      <w:r w:rsidDel="00000000" w:rsidR="00000000" w:rsidRPr="00000000">
        <w:rPr>
          <w:rtl w:val="0"/>
        </w:rPr>
        <w:t xml:space="preserve">Conclusion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599"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have shown that commonly used kinase inhibitor selectivity definitions cluster into two families that measure fundamentally different properties of binding profiles. We also showed that rank instability within and between families is mechanistically predictable from binding profile shape, and that three structurally distinct sources of instability can be identified and characterized. These findings motivate four required properties that any well-formed selectivity measure should satisfy: a reliability threshold condition, bounded gap sensitivity, distributional consistency, and monotonicity under weak off-target addition.</w:t>
      </w:r>
      <w:del w:author="Polina Vinogradova" w:id="59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599" w:date="2026-09-21T18:57:12Z">
        <w:r w:rsidDel="00000000" w:rsidR="00000000" w:rsidRPr="00000000">
          <w:rPr>
            <w:rtl w:val="0"/>
          </w:rPr>
        </w:r>
      </w:ins>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603"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existing definition satisfies all four simultaneously, but we show that a gated, smooth-</w:t>
      </w:r>
      <w:del w:author="Polina Vinogradova" w:id="60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baseline</w:delText>
        </w:r>
      </w:del>
      <w:ins w:author="Polina Vinogradova" w:id="60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hinge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effective-target</w:t>
      </w:r>
      <w:del w:author="Polina Vinogradova" w:id="60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-number does, and</w:delText>
        </w:r>
      </w:del>
      <w:ins w:author="Polina Vinogradova" w:id="60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number does. We demonstrate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it recovers its full-panel ranking from roughly </w:t>
      </w:r>
      <w:del w:author="Polina Vinogradova" w:id="60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half</w:delText>
        </w:r>
      </w:del>
      <w:ins w:author="Polina Vinogradova" w:id="60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third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typical panel</w:t>
      </w:r>
      <w:del w:author="Polina Vinogradova" w:id="60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603" w:date="2026-09-21T18:57:12Z"/>
          <w:rFonts w:ascii="Aptos" w:cs="Aptos" w:eastAsia="Aptos" w:hAnsi="Aptos"/>
          <w:b w:val="0"/>
          <w:bCs w:val="0"/>
          <w:i w:val="0"/>
          <w:iCs w:val="0"/>
          <w:smallCaps w:val="0"/>
          <w:strike w:val="0"/>
          <w:color w:val="000000"/>
          <w:sz w:val="24"/>
          <w:szCs w:val="24"/>
          <w:u w:val="none"/>
          <w:shd w:fill="auto" w:val="clear"/>
          <w:vertAlign w:val="baseline"/>
        </w:rPr>
      </w:pPr>
      <w:del w:author="Polina Vinogradova" w:id="60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immediate practical implication is that selectivity assessments should report the sensitivity of rankings to parameter choice, and should explicitly flag compounds with no binding above the detection threshold as unreliable. The longer-term implication is that the field needs a principled basis for choosing among selectivity definitions rather than applying them interchangeably. Establishing whether these four properties characterize a selectivity measure uniquely, as Shannon’s axioms do for entropy, is the natural next step</w:delText>
        </w:r>
      </w:del>
      <w:ins w:author="Polina Vinogradova" w:id="60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that it is part of a whole family of candidate definitions satisfying the four properties. However, our featured candidate measure is close to identical to the entropy measure in terms of performance on the given datasets, and looking for a significantly better measure within the candidate family is future work, likely requiring additional datasets. Establishing additional properties that characterize a selectivity measure uniquely, as Shannon’s axioms do for entropy, is a natural next step.</w:t>
        </w:r>
      </w:ins>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60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immediate practical implication is that selectivity assessments should report the sensitivity of rankings to parameter choice, and should explicitly flag compounds with no binding above the detection threshold as unreliable. The longer-term implication is that the field needs a principled basis for choosing among selectivity definitions. The need for a principled measure is not specific to selectivity. As future and ongoing work, we are developing a general measurement-theoretic framework for defining and comparing the competing measures of one concept, reporting where they agree and which pairs they leave undecided, with kinase selectivity as one instance alongside cases as varied as biological age and variant effect prediction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pStyle w:val="Heading1"/>
        <w:rPr/>
      </w:pPr>
      <w:r w:rsidDel="00000000" w:rsidR="00000000" w:rsidRPr="00000000">
        <w:rPr>
          <w:rtl w:val="0"/>
        </w:rPr>
        <w:t xml:space="preserve">Acknowledgement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del w:author="Polina Vinogradova" w:id="60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authors thank</w:delText>
        </w:r>
      </w:del>
      <w:ins w:author="Polina Vinogradova" w:id="60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 thanks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developers of the Davis</w:t>
      </w:r>
      <w:ins w:author="Polina Vinogradova" w:id="60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 Anastassiadis,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del w:author="Polina Vinogradova" w:id="6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Klaeger</w:delText>
        </w:r>
      </w:del>
      <w:ins w:author="Polina Vinogradova" w:id="60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Metz</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datasets for making their data publicly available. The author used Claude (Anthropic, claude.ai), a large language model assistant, during the preparation of this manuscript. Specifically, Claude was used to assist with: data analysis code development and debugging in Python; literature search and identification of related work; drafting and editing of manuscript text; and research planning and interpretation of results. All scientific conclusions, the conceptual framework, the required properties proposed in the Required Properties section, and the final manuscript content were developed, verified, and approved by the author. The author takes full responsibility for the accuracy and integrity of all content in this work. The use of Claude does not transfer any rights over the content of this manuscript to Anthropic or any third party.</w:t>
      </w:r>
    </w:p>
    <w:bookmarkStart w:colFirst="0" w:colLast="0" w:name="u8ux25iramdr" w:id="31"/>
    <w:bookmarkEnd w:id="31"/>
    <w:p w:rsidR="00000000" w:rsidDel="00000000" w:rsidP="00000000" w:rsidRDefault="00000000" w:rsidRPr="00000000" w14:paraId="000000EC">
      <w:pPr>
        <w:pStyle w:val="Heading1"/>
        <w:rPr/>
      </w:pPr>
      <w:r w:rsidDel="00000000" w:rsidR="00000000" w:rsidRPr="00000000">
        <w:rPr>
          <w:rtl w:val="0"/>
        </w:rPr>
        <w:t xml:space="preserve">Data and Software Availability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data and software used in this study are publicly available. The Davis kinase inhibitor profiling dataset is available at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https://github.com/dingyan20/Davis-Dataset-for-DTA-Prediction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Klaeger et al. dataset is available as supplementary data to the original publication (Science, 2017,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https://doi.org/10.1126/science.aan4368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Anastassiadis et 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2011) and Metz et 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2011) datasets are available as supplementary data to their original publications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https://doi.org/10.1038/nbt.2017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https://doi.org/10.1038/nchembio.530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analysis scripts, processed data files, and the LaTeX source for this manuscript are available at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https://github.com/polinavino/kinase-selectivity-definitions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repository includes the code and full per-definition results for the secondary clinical-outcome analysis (FAERS adverse-event report rates</w:t>
      </w:r>
      <w:del w:author="Polina Vinogradova" w:id="60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and FDA-label discontinuation rates</w:delText>
        </w:r>
      </w:del>
      <w:ins w:author="Polina Vinogradova" w:id="60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obtained via openFDA queries, and FDA-label discontinuation rates, from FDA product labels,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FDA-approved Klaeger compounds</w:t>
      </w:r>
      <w:del w:author="Polina Vinogradova" w:id="60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with the openFDA queries used</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confidential data were used in this study. All results reported in this manuscript are fully reproducible from the publicly available data and code. A preprint of this manuscript is available on ChemRxiv at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https://doi.org/10.26434/chemrxiv.15001618/v1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yj931cexsyop" w:id="32"/>
    <w:bookmarkEnd w:id="32"/>
    <w:p w:rsidR="00000000" w:rsidDel="00000000" w:rsidP="00000000" w:rsidRDefault="00000000" w:rsidRPr="00000000" w14:paraId="000000EE">
      <w:pPr>
        <w:pStyle w:val="Heading1"/>
        <w:rPr/>
      </w:pPr>
      <w:r w:rsidDel="00000000" w:rsidR="00000000" w:rsidRPr="00000000">
        <w:rPr>
          <w:rtl w:val="0"/>
        </w:rPr>
        <w:t xml:space="preserve">Funding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research received no specific grant from any funding agency in the public, commercial, or not-for-profit sectors.</w:t>
      </w:r>
    </w:p>
    <w:bookmarkStart w:colFirst="0" w:colLast="0" w:name="wuelkdo6afl4" w:id="33"/>
    <w:bookmarkEnd w:id="33"/>
    <w:p w:rsidR="00000000" w:rsidDel="00000000" w:rsidP="00000000" w:rsidRDefault="00000000" w:rsidRPr="00000000" w14:paraId="000000F0">
      <w:pPr>
        <w:pStyle w:val="Heading1"/>
        <w:rPr/>
      </w:pPr>
      <w:r w:rsidDel="00000000" w:rsidR="00000000" w:rsidRPr="00000000">
        <w:rPr>
          <w:rtl w:val="0"/>
        </w:rPr>
        <w:t xml:space="preserve">Conflict of Interest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 declares no conflict of interest.</w:t>
      </w:r>
    </w:p>
    <w:bookmarkStart w:colFirst="0" w:colLast="0" w:name="kx89o02c5ew8" w:id="34"/>
    <w:bookmarkEnd w:id="34"/>
    <w:p w:rsidR="00000000" w:rsidDel="00000000" w:rsidP="00000000" w:rsidRDefault="00000000" w:rsidRPr="00000000" w14:paraId="000000F2">
      <w:pPr>
        <w:pStyle w:val="Heading1"/>
        <w:rPr/>
      </w:pPr>
      <w:r w:rsidDel="00000000" w:rsidR="00000000" w:rsidRPr="00000000">
        <w:rPr>
          <w:rtl w:val="0"/>
        </w:rPr>
        <w:t xml:space="preserve">References</w:t>
      </w:r>
    </w:p>
    <w:bookmarkStart w:colFirst="0" w:colLast="0" w:name="bzhba2drdt36" w:id="35"/>
    <w:bookmarkEnd w:id="35"/>
    <w:bookmarkStart w:colFirst="0" w:colLast="0" w:name="kxqmim5xgbhr" w:id="36"/>
    <w:bookmarkEnd w:id="36"/>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R. Roskoski, “</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Properties of FDA-approved small molecule protein kinase inhibitors: A 2024 update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Pharmacol. 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107059.</w:t>
      </w:r>
    </w:p>
    <w:bookmarkStart w:colFirst="0" w:colLast="0" w:name="o4cpkuv7uczd" w:id="37"/>
    <w:bookmarkEnd w:id="37"/>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G. Manning, D. B. Whyte, R. Martinez, T. Hunter, S. Sudarsanam, “</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protein kinase complement of the human genome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298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1912–1934.</w:t>
      </w:r>
    </w:p>
    <w:bookmarkStart w:colFirst="0" w:colLast="0" w:name="hql362tvuiep" w:id="38"/>
    <w:bookmarkEnd w:id="38"/>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K. S. Bhullar, N. O. Lagarón, E. M. McGowan, I. Parmar, A. Jha, B. P. Hubbard, H. P. V. Rupasinghe,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Kinase-targeted cancer therapies: Progress, challenges and future directions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Mol. Cancer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48.</w:t>
      </w:r>
    </w:p>
    <w:bookmarkStart w:colFirst="0" w:colLast="0" w:name="taidan4ie7px" w:id="39"/>
    <w:bookmarkEnd w:id="39"/>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M. W. Karaman, S. Herrgard, D. K. Treiber, et al.,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quantitative analysis of kinase inhibitor selectivity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127–132.</w:t>
      </w:r>
    </w:p>
    <w:bookmarkStart w:colFirst="0" w:colLast="0" w:name="7050t6w6gyd7" w:id="40"/>
    <w:bookmarkEnd w:id="40"/>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J. C. M. Uitdehaag, G. J. R. Zaman, “</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theoretical entropy score as a single value to express inhibitor selectivity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94.</w:t>
      </w:r>
    </w:p>
    <w:bookmarkStart w:colFirst="0" w:colLast="0" w:name="5ubqfp9xbba5" w:id="41"/>
    <w:bookmarkEnd w:id="41"/>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P. P. Graczyk, “</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Gini coefficient: A new way to express selectivity of kinase inhibitors against a family of kinases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 Med. Chem.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50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5773–5779.</w:t>
      </w:r>
    </w:p>
    <w:bookmarkStart w:colFirst="0" w:colLast="0" w:name="8tozvwq7j5jt" w:id="42"/>
    <w:bookmarkEnd w:id="42"/>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S. Klaeger, S. Heinzlmeir, M. Wilhelm, et al., “</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target landscape of clinical kinase drugs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358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eaan4368.</w:t>
      </w:r>
    </w:p>
    <w:bookmarkStart w:colFirst="0" w:colLast="0" w:name="rkarx43rd8e0" w:id="43"/>
    <w:bookmarkEnd w:id="43"/>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N. Bosc, C. Meyer, P. Bonnet, “</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use of novel selectivity metrics in kinase research</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17.</w:t>
      </w:r>
    </w:p>
    <w:bookmarkStart w:colFirst="0" w:colLast="0" w:name="2yy7zadogxzs" w:id="44"/>
    <w:bookmarkEnd w:id="44"/>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T. Bello, T. S. Gujral, “</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KInhibition: A kinase inhibitor selection portal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49–53.</w:t>
      </w:r>
    </w:p>
    <w:bookmarkStart w:colFirst="0" w:colLast="0" w:name="8c16mnee95ph" w:id="45"/>
    <w:bookmarkEnd w:id="45"/>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C. E. Shannon, “</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mathematical theory of communication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Bell Syst. Tech.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1948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379–423.</w:t>
      </w:r>
    </w:p>
    <w:bookmarkStart w:colFirst="0" w:colLast="0" w:name="ba48q06i8uh7" w:id="46"/>
    <w:bookmarkEnd w:id="46"/>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F. Miljkovic, J. Bajorath, “</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Reconciling selectivity trends from a comprehensive kinase inhibitor profiling campaign with known activity data</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ACS Omega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17196–17206.</w:t>
      </w:r>
    </w:p>
    <w:bookmarkStart w:colFirst="0" w:colLast="0" w:name="wbmuykynn7ul" w:id="47"/>
    <w:bookmarkEnd w:id="47"/>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609"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w:t>
      </w:r>
      <w:ins w:author="Polina Vinogradova" w:id="60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Saifudeen, S. Zhu, S. Liang, M. Eason, A. Goupil, D. F. Mische, C. M. Loch, H. Ma, M. Chan, T. S. Gujral, “Comprehensive profiling of clinically approved kinase inhibitors reveals mutation-specific inhibitors and opportunities for drug repurposing”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DOI </w:t>
        </w:r>
        <w:r w:rsidDel="00000000" w:rsidR="00000000" w:rsidRPr="00000000">
          <w:fldChar w:fldCharType="begin"/>
        </w:r>
        <w:r w:rsidDel="00000000" w:rsidR="00000000" w:rsidRPr="00000000">
          <w:instrText xml:space="preserve">HYPERLINK "https://doi.org/10.1038/s41587-026-03090-8"</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10.1038/s41587-026-03090-8</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60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Ya. Khinchin,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Mathematical foundations of information theory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Dover, New York,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1957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eumo0nl7l0bg" w:id="48"/>
    <w:bookmarkEnd w:id="48"/>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1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13</w:delText>
        </w:r>
      </w:del>
      <w:ins w:author="Polina Vinogradova" w:id="61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 J. Arrow,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Social choice and individual 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Wiley, New York,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etjv8jz8ny3n" w:id="49"/>
    <w:bookmarkEnd w:id="49"/>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1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14</w:delText>
        </w:r>
      </w:del>
      <w:ins w:author="Polina Vinogradova" w:id="61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 Singleton, R. Booth, “</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Towards an axiomatic approach to truth discovery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Auton. Agents Multi-Agent Syst.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43.</w:t>
      </w:r>
    </w:p>
    <w:bookmarkStart w:colFirst="0" w:colLast="0" w:name="l50wfjs6sxt" w:id="50"/>
    <w:bookmarkEnd w:id="50"/>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1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15</w:delText>
        </w:r>
      </w:del>
      <w:ins w:author="Polina Vinogradova" w:id="612"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 I. Davis, J. P. Hunt, S. Herrgard, et al., “</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Comprehensive analysis of kinase inhibitor selectivity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1046–1051.</w:t>
      </w:r>
    </w:p>
    <w:bookmarkStart w:colFirst="0" w:colLast="0" w:name="moi3rduwa357" w:id="51"/>
    <w:bookmarkEnd w:id="51"/>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1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16</w:delText>
        </w:r>
      </w:del>
      <w:ins w:author="Polina Vinogradova" w:id="613"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 Öztürk, A. Özgür, E. Ozkirimli, “</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DeepDTA: Deep drug–target binding affinity prediction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i821–i829.</w:t>
      </w:r>
    </w:p>
    <w:bookmarkStart w:colFirst="0" w:colLast="0" w:name="ssl180b7e95y" w:id="52"/>
    <w:bookmarkEnd w:id="52"/>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1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17</w:delText>
        </w:r>
      </w:del>
      <w:ins w:author="Polina Vinogradova" w:id="614"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 Anastassiadis, S. W. Deacon, K. Devarajan, H. Ma, J. R. Peterson, “</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Comprehensive assay of kinase catalytic activity reveals features of kinase inhibitor selectivity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1039–1045.</w:t>
      </w:r>
    </w:p>
    <w:bookmarkStart w:colFirst="0" w:colLast="0" w:name="kqqe1ww85fjx" w:id="53"/>
    <w:bookmarkEnd w:id="53"/>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1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18</w:delText>
        </w:r>
      </w:del>
      <w:ins w:author="Polina Vinogradova" w:id="615"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 T. Metz, E. F. Johnson, N. B. Soni, P. J. Merta, L. Kifle, P. J. Hajduk, “</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Navigating the kinome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200–202.</w:t>
      </w:r>
    </w:p>
    <w:bookmarkStart w:colFirst="0" w:colLast="0" w:name="bdgm39tx396m" w:id="54"/>
    <w:bookmarkEnd w:id="54"/>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1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19</w:delText>
        </w:r>
      </w:del>
      <w:ins w:author="Polina Vinogradova" w:id="616"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Gao, S. P. Davies, M. Augustin, A. Woodward, U. A. Patel, R. Kovelman, K. J. Harvey, “</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broad activity screen in support of a chemogenomic map for kinase signalling research and drug discovery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Biochem.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451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313–328.</w:t>
      </w:r>
    </w:p>
    <w:bookmarkStart w:colFirst="0" w:colLast="0" w:name="tjbpve568r38" w:id="55"/>
    <w:bookmarkEnd w:id="55"/>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1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20</w:delText>
        </w:r>
      </w:del>
      <w:ins w:author="Polina Vinogradova" w:id="617"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 P. Patricelli, T. K. Nomanbhoy, J. Wu, H. Brown, D. Zhou, J. Zhang, S. Jagannathan, A. Aban, E. Okerberg, C. Herring, B. Nordin, H. Weissig, Q. Yang, J.-D. Lee, N. S. Gray, J. W. Kozarich, “</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 situ kinase profiling reveals functionally relevant properties of native kinases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699–710.</w:t>
      </w:r>
    </w:p>
    <w:bookmarkStart w:colFirst="0" w:colLast="0" w:name="fa6t2c5c0znc" w:id="56"/>
    <w:bookmarkEnd w:id="56"/>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1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21</w:delText>
        </w:r>
      </w:del>
      <w:ins w:author="Polina Vinogradova" w:id="618"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 R. Harris, K. J. Millman, S. J. van der Walt, et al., “</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Array programming with NumPy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585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357–362.</w:t>
      </w:r>
    </w:p>
    <w:bookmarkStart w:colFirst="0" w:colLast="0" w:name="ahmpabeweti7" w:id="57"/>
    <w:bookmarkEnd w:id="57"/>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1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22</w:delText>
        </w:r>
      </w:del>
      <w:ins w:author="Polina Vinogradova" w:id="619"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 McKinney in </w:t>
        </w:r>
      </w:hyperlink>
      <w:hyperlink r:id="rId45">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Proceedings of the 9th Python in Science Conference</w:t>
        </w:r>
      </w:hyperlink>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w:t>
        </w:r>
      </w:hyperlink>
      <w:hyperlink r:id="rId47">
        <w:r w:rsidDel="00000000" w:rsidR="00000000" w:rsidRPr="00000000">
          <w:rPr>
            <w:rFonts w:ascii="Aptos" w:cs="Aptos" w:eastAsia="Aptos" w:hAnsi="Aptos"/>
            <w:b w:val="1"/>
            <w:bCs w:val="1"/>
            <w:i w:val="0"/>
            <w:iCs w:val="0"/>
            <w:smallCaps w:val="0"/>
            <w:strike w:val="0"/>
            <w:color w:val="156082"/>
            <w:sz w:val="24"/>
            <w:szCs w:val="24"/>
            <w:u w:val="none"/>
            <w:shd w:fill="auto" w:val="clear"/>
            <w:vertAlign w:val="baseline"/>
            <w:rtl w:val="0"/>
          </w:rPr>
          <w:t xml:space="preserve">2010</w:t>
        </w:r>
      </w:hyperlink>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pp. 56–61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zck2jjgn6qv5" w:id="58"/>
    <w:bookmarkEnd w:id="58"/>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2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23</w:delText>
        </w:r>
      </w:del>
      <w:ins w:author="Polina Vinogradova" w:id="620"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 Virtanen, R. Gommers, T. E. Oliphant, et al., “</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SciPy 1.0: Fundamental algorithms for scientific computing in Python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261–272.</w:t>
      </w:r>
    </w:p>
    <w:bookmarkStart w:colFirst="0" w:colLast="0" w:name="jll3gic5cued" w:id="59"/>
    <w:bookmarkEnd w:id="59"/>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621" w:date="2026-09-21T18:57:12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del w:author="Polina Vinogradova" w:id="62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24] J. Vessman, R. I. Stefan, J. F. van Staden, et al., “</w:delText>
        </w:r>
        <w:r w:rsidDel="00000000" w:rsidR="00000000" w:rsidRPr="00000000">
          <w:fldChar w:fldCharType="begin"/>
        </w:r>
        <w:r w:rsidDel="00000000" w:rsidR="00000000" w:rsidRPr="00000000">
          <w:delInstrText xml:space="preserve">HYPERLINK "https://doi.org/10.1351/pac200173081381"</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Selectivity in analytical chemistry</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Pure Appl. Chem.</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2001</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73</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1381–1386</w:delText>
        </w:r>
      </w:del>
      <w:ins w:author="Polina Vinogradova" w:id="62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 T. K. Koo, M. Y. Li, “</w:t>
        </w:r>
        <w:r w:rsidDel="00000000" w:rsidR="00000000" w:rsidRPr="00000000">
          <w:fldChar w:fldCharType="begin"/>
        </w:r>
        <w:r w:rsidDel="00000000" w:rsidR="00000000" w:rsidRPr="00000000">
          <w:instrText xml:space="preserve">HYPERLINK "https://doi.org/10.1016/j.jcm.2016.02.012"</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guideline of selecting and reporting intraclass correlation coefficients for reliability research</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 Chiropr. Med.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155–163.</w:t>
        </w:r>
      </w:ins>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621" w:date="2026-09-21T18:57:12Z"/>
          <w:rFonts w:ascii="Aptos" w:cs="Aptos" w:eastAsia="Aptos" w:hAnsi="Aptos"/>
          <w:b w:val="0"/>
          <w:bCs w:val="0"/>
          <w:i w:val="0"/>
          <w:iCs w:val="0"/>
          <w:smallCaps w:val="0"/>
          <w:strike w:val="0"/>
          <w:color w:val="000000"/>
          <w:sz w:val="24"/>
          <w:szCs w:val="24"/>
          <w:u w:val="none"/>
          <w:shd w:fill="auto" w:val="clear"/>
          <w:vertAlign w:val="baseline"/>
        </w:rPr>
      </w:pPr>
      <w:ins w:author="Polina Vinogradova" w:id="62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J. Vessman, R. I. Stefan, J. F. van Staden, et al., “</w:t>
        </w:r>
        <w:r w:rsidDel="00000000" w:rsidR="00000000" w:rsidRPr="00000000">
          <w:fldChar w:fldCharType="begin"/>
        </w:r>
        <w:r w:rsidDel="00000000" w:rsidR="00000000" w:rsidRPr="00000000">
          <w:instrText xml:space="preserve">HYPERLINK "https://doi.org/10.1351/pac200173081381"</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Selectivity in analytical chemistry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Pure Appl. Chem.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73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1381–1386.</w:t>
        </w:r>
      </w:ins>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621" w:date="2026-09-21T18:57: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 M. J. Binder, F. M. Bashore, K. K. Dunn Hoffman, C. Damgaard, M. Slater, D. H. Drewry, M. B. Robers, A. D. Axtman, “</w:t>
        </w:r>
        <w:r w:rsidDel="00000000" w:rsidR="00000000" w:rsidRPr="00000000">
          <w:fldChar w:fldCharType="begin"/>
        </w:r>
        <w:r w:rsidDel="00000000" w:rsidR="00000000" w:rsidRPr="00000000">
          <w:instrText xml:space="preserve">HYPERLINK "https://doi.org/10.1021/acs.jmedchem.5c02916"</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Cellular context influences kinase inhibitor selectivity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 Med. Chem.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69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4208–4220</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sectPr>
      <w:pgSz w:h="15840" w:w="12240" w:orient="portrait"/>
      <w:pgMar w:bottom="1440" w:top="1440" w:left="1440" w:right="1440" w:header="360" w:footer="360"/>
      <w:pgNumType w:start="1"/>
      <w:sectPrChange w:author="Polina Vinogradova" w:id="0" w:date="2026-09-21T18:57:12Z">
        <w:sectPr w:rsidR="000000" w:rsidDel="000000" w:rsidRPr="000000" w:rsidSect="000000">
          <w:pgMar w:bottom="1440" w:top="1440" w:left="1440" w:right="1440" w:header="360" w:footer="36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nchembio.530" TargetMode="External"/><Relationship Id="rId42" Type="http://schemas.openxmlformats.org/officeDocument/2006/relationships/hyperlink" Target="https://doi.org/10.1016/j.chembiol.2011.04.011" TargetMode="External"/><Relationship Id="rId41" Type="http://schemas.openxmlformats.org/officeDocument/2006/relationships/hyperlink" Target="https://doi.org/10.1042/BJ20121418" TargetMode="External"/><Relationship Id="rId44" Type="http://schemas.openxmlformats.org/officeDocument/2006/relationships/hyperlink" Target="https://doi.org/10.25080/Majora-92bf1922-00a" TargetMode="External"/><Relationship Id="rId43" Type="http://schemas.openxmlformats.org/officeDocument/2006/relationships/hyperlink" Target="https://doi.org/10.1038/s41586-020-2649-2" TargetMode="External"/><Relationship Id="rId46" Type="http://schemas.openxmlformats.org/officeDocument/2006/relationships/hyperlink" Target="https://doi.org/10.25080/Majora-92bf1922-00a" TargetMode="External"/><Relationship Id="rId45" Type="http://schemas.openxmlformats.org/officeDocument/2006/relationships/hyperlink" Target="https://doi.org/10.25080/Majora-92bf1922-00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doi.org/10.25080/Majora-92bf1922-00a" TargetMode="External"/><Relationship Id="rId47" Type="http://schemas.openxmlformats.org/officeDocument/2006/relationships/hyperlink" Target="https://doi.org/10.25080/Majora-92bf1922-00a" TargetMode="External"/><Relationship Id="rId49" Type="http://schemas.openxmlformats.org/officeDocument/2006/relationships/hyperlink" Target="https://doi.org/10.1038/s41592-019-0686-2"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hyperlink" Target="https://doi.org/10.1126/science.aan4368" TargetMode="External"/><Relationship Id="rId30" Type="http://schemas.openxmlformats.org/officeDocument/2006/relationships/hyperlink" Target="https://doi.org/10.1021/jm070562u" TargetMode="External"/><Relationship Id="rId33" Type="http://schemas.openxmlformats.org/officeDocument/2006/relationships/hyperlink" Target="https://doi.org/10.1016/j.isci.2018.09.009" TargetMode="External"/><Relationship Id="rId32" Type="http://schemas.openxmlformats.org/officeDocument/2006/relationships/hyperlink" Target="https://doi.org/10.1186/s12859-016-1413-y" TargetMode="External"/><Relationship Id="rId35" Type="http://schemas.openxmlformats.org/officeDocument/2006/relationships/hyperlink" Target="https://doi.org/10.1021/acsomega.8b00243" TargetMode="External"/><Relationship Id="rId34" Type="http://schemas.openxmlformats.org/officeDocument/2006/relationships/hyperlink" Target="https://doi.org/10.1002/j.1538-7305.1948.tb01338.x" TargetMode="External"/><Relationship Id="rId37" Type="http://schemas.openxmlformats.org/officeDocument/2006/relationships/hyperlink" Target="https://doi.org/10.1038/nbt.1990" TargetMode="External"/><Relationship Id="rId36" Type="http://schemas.openxmlformats.org/officeDocument/2006/relationships/hyperlink" Target="https://doi.org/10.1007/s10458-022-09569-3" TargetMode="External"/><Relationship Id="rId39" Type="http://schemas.openxmlformats.org/officeDocument/2006/relationships/hyperlink" Target="https://doi.org/10.1038/nbt.2017" TargetMode="External"/><Relationship Id="rId38" Type="http://schemas.openxmlformats.org/officeDocument/2006/relationships/hyperlink" Target="https://doi.org/10.1093/bioinformatics/bty593" TargetMode="External"/><Relationship Id="rId20" Type="http://schemas.openxmlformats.org/officeDocument/2006/relationships/hyperlink" Target="https://doi.org/10.1126/science.aan4368" TargetMode="External"/><Relationship Id="rId22" Type="http://schemas.openxmlformats.org/officeDocument/2006/relationships/hyperlink" Target="https://doi.org/10.1038/nchembio.530" TargetMode="External"/><Relationship Id="rId21" Type="http://schemas.openxmlformats.org/officeDocument/2006/relationships/hyperlink" Target="https://doi.org/10.1038/nbt.2017" TargetMode="External"/><Relationship Id="rId24" Type="http://schemas.openxmlformats.org/officeDocument/2006/relationships/hyperlink" Target="https://doi.org/10.26434/chemrxiv.15001618/v1" TargetMode="External"/><Relationship Id="rId23" Type="http://schemas.openxmlformats.org/officeDocument/2006/relationships/hyperlink" Target="https://github.com/polinavino/kinase-selectivity-definitions" TargetMode="External"/><Relationship Id="rId26" Type="http://schemas.openxmlformats.org/officeDocument/2006/relationships/hyperlink" Target="https://doi.org/10.1126/science.1075762" TargetMode="External"/><Relationship Id="rId25" Type="http://schemas.openxmlformats.org/officeDocument/2006/relationships/hyperlink" Target="https://doi.org/10.1016/j.phrs.2024.107059" TargetMode="External"/><Relationship Id="rId28" Type="http://schemas.openxmlformats.org/officeDocument/2006/relationships/hyperlink" Target="https://doi.org/10.1038/nbt1358" TargetMode="External"/><Relationship Id="rId27" Type="http://schemas.openxmlformats.org/officeDocument/2006/relationships/hyperlink" Target="https://doi.org/10.1186/s12943-018-0804-2" TargetMode="External"/><Relationship Id="rId29" Type="http://schemas.openxmlformats.org/officeDocument/2006/relationships/hyperlink" Target="https://doi.org/10.1186/1471-2105-12-94" TargetMode="External"/><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2.png"/><Relationship Id="rId19" Type="http://schemas.openxmlformats.org/officeDocument/2006/relationships/hyperlink" Target="https://github.com/dingyan20/Davis-Dataset-for-DTA-Prediction" TargetMode="Externa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Kinase inhibitor selectivity is quantified using several competing definitions: S-score, selectivity entropy, Gini coefficient, and ratio-based measures, which are applied interchangeably without justification. Across four profiling datasets spanning three assay technologies (68-704 compounds each), we show these definitions cluster into two families measuring different properties, and that rank instability is predictable from binding profile shape. We trace instability to three sources: definitional noise below the detection threshold, near-tied top targets, and distribution-ratio disagreement for promiscuous compounds with a dominant target. We derive four properties that any well-formed selectivity measure should satisfy, then show that no existing definition satisfies all four. Finally, we propose a measure that does, recovering its full-panel ranking from about a third of a panel.</vt:lpwstr>
  </property>
  <property fmtid="{D5CDD505-2E9C-101B-9397-08002B2CF9AE}" pid="3" name="bibliography">
    <vt:lpwstr>/var/folders/9s/9r7m78p114v0t9vvxf8w57f80000gn/T//refs_csl_99387.bib</vt:lpwstr>
  </property>
  <property fmtid="{D5CDD505-2E9C-101B-9397-08002B2CF9AE}" pid="4" name="csl">
    <vt:lpwstr>angewandte-chemie.csl</vt:lpwstr>
  </property>
  <property fmtid="{D5CDD505-2E9C-101B-9397-08002B2CF9AE}" pid="5" name="reference-section-title">
    <vt:lpwstr>References</vt:lpwstr>
  </property>
</Properties>
</file>