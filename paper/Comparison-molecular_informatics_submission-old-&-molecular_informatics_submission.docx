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del w:author="Polina Vinogradova" w:id="1" w:date="2026-06-30T00:37:59Z">
        <w:r w:rsidDel="00000000" w:rsidR="00000000" w:rsidRPr="00000000">
          <w:rPr>
            <w:rtl w:val="0"/>
          </w:rPr>
          <w:delText xml:space="preserve">Towards a Formal Definition of</w:delText>
        </w:r>
      </w:del>
      <w:ins w:author="Polina Vinogradova" w:id="1" w:date="2026-06-30T00:37:59Z">
        <w:r w:rsidDel="00000000" w:rsidR="00000000" w:rsidRPr="00000000">
          <w:rPr>
            <w:rtl w:val="0"/>
          </w:rPr>
          <w:t xml:space="preserve">Definitional Instability in</w:t>
        </w:r>
      </w:ins>
      <w:r w:rsidDel="00000000" w:rsidR="00000000" w:rsidRPr="00000000">
        <w:rPr>
          <w:rtl w:val="0"/>
        </w:rPr>
        <w:t xml:space="preserve"> Kinase Inhibitor Selectivity: </w:t>
      </w:r>
      <w:ins w:author="Polina Vinogradova" w:id="2" w:date="2026-06-30T00:37:59Z">
        <w:r w:rsidDel="00000000" w:rsidR="00000000" w:rsidRPr="00000000">
          <w:rPr>
            <w:rtl w:val="0"/>
          </w:rPr>
          <w:t xml:space="preserve">An </w:t>
        </w:r>
      </w:ins>
      <w:r w:rsidDel="00000000" w:rsidR="00000000" w:rsidRPr="00000000">
        <w:rPr>
          <w:rtl w:val="0"/>
        </w:rPr>
        <w:t xml:space="preserve">Empirical Characterization </w:t>
      </w:r>
      <w:del w:author="Polina Vinogradova" w:id="3" w:date="2026-06-30T00:37:59Z">
        <w:r w:rsidDel="00000000" w:rsidR="00000000" w:rsidRPr="00000000">
          <w:rPr>
            <w:rtl w:val="0"/>
          </w:rPr>
          <w:delText xml:space="preserve">of Definitional Instability and Proposed Desiderata</w:delText>
        </w:r>
      </w:del>
      <w:ins w:author="Polina Vinogradova" w:id="3" w:date="2026-06-30T00:37:59Z">
        <w:r w:rsidDel="00000000" w:rsidR="00000000" w:rsidRPr="00000000">
          <w:rPr>
            <w:rtl w:val="0"/>
          </w:rPr>
          <w:t xml:space="preserve">and Required Properties for a Well-Formed Measure</w:t>
        </w:r>
      </w:ins>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Polina Vinogradova</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del w:author="Polina Vinogradova" w:id="21" w:date="2026-06-30T00:37:59Z"/>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Kinase inhibitor selectivity is quantified using several competing definitions </w:t>
      </w:r>
      <w:del w:author="Polina Vinogradova" w:id="4"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4"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S-score, selectivity entropy, Gini coefficient, and ratio-based measures</w:t>
      </w:r>
      <w:del w:author="Polina Vinogradova" w:id="5"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w:delText>
        </w:r>
      </w:del>
      <w:ins w:author="Polina Vinogradova" w:id="5"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are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applied interchangeably without justification. Across </w:t>
      </w:r>
      <w:del w:author="Polina Vinogradova" w:id="6"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two</w:delText>
        </w:r>
      </w:del>
      <w:ins w:author="Polina Vinogradova" w:id="6"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four</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profiling datasets </w:t>
      </w:r>
      <w:del w:author="Polina Vinogradova" w:id="7"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(Davis, </w:delText>
        </w:r>
      </w:del>
      <w:ins w:author="Polina Vinogradova" w:id="7"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spanning three assay technologies (68-704 compounds each</w:t>
        </w:r>
      </w:ins>
      <w:del w:author="Polina Vinogradova" w:id="8" w:date="2026-06-30T00:37:59Z"/>
      <m:oMath>
        <w:del w:author="Polina Vinogradova" w:id="8" w:date="2026-06-30T00:37:59Z">
          <m:r>
            <w:rPr>
              <w:rFonts w:ascii="Aptos" w:cs="Aptos" w:eastAsia="Aptos" w:hAnsi="Aptos"/>
              <w:b w:val="0"/>
              <w:bCs w:val="0"/>
              <w:i w:val="0"/>
              <w:iCs w:val="0"/>
              <w:smallCaps w:val="0"/>
              <w:strike w:val="0"/>
              <w:color w:val="000000"/>
              <w:sz w:val="20"/>
              <w:szCs w:val="20"/>
              <w:u w:val="none"/>
              <w:shd w:fill="auto" w:val="clear"/>
              <w:vertAlign w:val="baseline"/>
            </w:rPr>
            <m:t xml:space="preserve">n=68</m:t>
          </m:r>
        </w:del>
      </m:oMath>
      <w:del w:author="Polina Vinogradova" w:id="8" w:date="2026-06-30T00:37:59Z"/>
      <w:del w:author="Polina Vinogradova" w:id="9"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Klaeger, </w:delText>
        </w:r>
      </w:del>
      <w:del w:author="Polina Vinogradova" w:id="10" w:date="2026-06-30T00:37:59Z"/>
      <m:oMath>
        <w:del w:author="Polina Vinogradova" w:id="10" w:date="2026-06-30T00:37:59Z">
          <m:r>
            <w:rPr>
              <w:rFonts w:ascii="Aptos" w:cs="Aptos" w:eastAsia="Aptos" w:hAnsi="Aptos"/>
              <w:b w:val="0"/>
              <w:bCs w:val="0"/>
              <w:i w:val="0"/>
              <w:iCs w:val="0"/>
              <w:smallCaps w:val="0"/>
              <w:strike w:val="0"/>
              <w:color w:val="000000"/>
              <w:sz w:val="20"/>
              <w:szCs w:val="20"/>
              <w:u w:val="none"/>
              <w:shd w:fill="auto" w:val="clear"/>
              <w:vertAlign w:val="baseline"/>
            </w:rPr>
            <m:t xml:space="preserve">n=222</m:t>
          </m:r>
        </w:del>
      </m:oMath>
      <w:del w:author="Polina Vinogradova" w:id="10"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show these definitions cluster into two families measuring </w:t>
      </w:r>
      <w:del w:author="Polina Vinogradova" w:id="11"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fundamentally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properties (</w:t>
      </w:r>
      <w:del w:author="Polina Vinogradova" w:id="12" w:date="2026-06-30T00:37:59Z"/>
      <m:oMath>
        <w:del w:author="Polina Vinogradova" w:id="12" w:date="2026-06-30T00:37:59Z">
          <m:r>
            <w:rPr>
              <w:rFonts w:ascii="Aptos" w:cs="Aptos" w:eastAsia="Aptos" w:hAnsi="Aptos"/>
              <w:b w:val="0"/>
              <w:bCs w:val="0"/>
              <w:i w:val="0"/>
              <w:iCs w:val="0"/>
              <w:smallCaps w:val="0"/>
              <w:strike w:val="0"/>
              <w:color w:val="000000"/>
              <w:sz w:val="20"/>
              <w:szCs w:val="20"/>
              <w:u w:val="none"/>
              <w:shd w:fill="auto" w:val="clear"/>
              <w:vertAlign w:val="baseline"/>
            </w:rPr>
            <m:t xml:space="preserve">r=0.27</m:t>
          </m:r>
        </w:del>
      </m:oMath>
      <w:del w:author="Polina Vinogradova" w:id="12" w:date="2026-06-30T00:37:59Z"/>
      <w:del w:author="Polina Vinogradova" w:id="13"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del w:author="Polina Vinogradova" w:id="14" w:date="2026-06-30T00:37:59Z"/>
      <m:oMath>
        <w:del w:author="Polina Vinogradova" w:id="14" w:date="2026-06-30T00:37:59Z">
          <m:r>
            <w:rPr>
              <w:rFonts w:ascii="Aptos" w:cs="Aptos" w:eastAsia="Aptos" w:hAnsi="Aptos"/>
              <w:b w:val="0"/>
              <w:bCs w:val="0"/>
              <w:i w:val="0"/>
              <w:iCs w:val="0"/>
              <w:smallCaps w:val="0"/>
              <w:strike w:val="0"/>
              <w:color w:val="000000"/>
              <w:sz w:val="20"/>
              <w:szCs w:val="20"/>
              <w:u w:val="none"/>
              <w:shd w:fill="auto" w:val="clear"/>
              <w:vertAlign w:val="baseline"/>
            </w:rPr>
            <m:t xml:space="preserve">0.48</m:t>
          </m:r>
        </w:del>
      </m:oMath>
      <w:del w:author="Polina Vinogradova" w:id="14" w:date="2026-06-30T00:37:59Z"/>
      <w:del w:author="Polina Vinogradova" w:id="15"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between families)</w:delText>
        </w:r>
      </w:del>
      <w:ins w:author="Polina Vinogradova" w:id="15"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cross-family r = 0.14-0.62),</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that rank instability is predictable from binding profile shape. </w:t>
      </w:r>
      <w:del w:author="Polina Vinogradova" w:id="16"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Three instability sources are identified</w:delText>
        </w:r>
      </w:del>
      <w:ins w:author="Polina Vinogradova" w:id="16"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trace instability to three sources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definitional noise below the detection threshold, </w:t>
      </w:r>
      <w:del w:author="Polina Vinogradova" w:id="17"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ratio-specific instability from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near-tied top targets, and distribution-ratio disagreement for promiscuous compounds with a dominant target. </w:t>
      </w:r>
      <w:del w:author="Polina Vinogradova" w:id="18"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Ratio-based rankings are unreliable at any practically used panel size; entropy-based rankings stabilize at approximately 110 kinases.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derive four </w:t>
      </w:r>
      <w:del w:author="Polina Vinogradova" w:id="19"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desiderata</w:delText>
        </w:r>
      </w:del>
      <w:ins w:author="Polina Vinogradova" w:id="19"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any well-formed selectivity measure should satisfy</w:t>
      </w:r>
      <w:del w:author="Polina Vinogradova" w:id="20"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20"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show that</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 existing definition satisfies all four</w:t>
      </w:r>
      <w:del w:author="Polina Vinogradova" w:id="21"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simultaneously.</w:delText>
        </w:r>
      </w:del>
    </w:p>
    <w:bookmarkStart w:colFirst="0" w:colLast="0" w:name="uc8px1p8wrof" w:id="0"/>
    <w:bookmarkEnd w:id="0"/>
    <w:p w:rsidR="00000000" w:rsidDel="00000000" w:rsidP="00000000" w:rsidRDefault="00000000" w:rsidRPr="00000000" w14:paraId="00000005">
      <w:pPr>
        <w:pStyle w:val="Heading1"/>
        <w:rPr>
          <w:del w:author="Polina Vinogradova" w:id="21" w:date="2026-06-30T00:37:59Z"/>
        </w:rPr>
      </w:pPr>
      <w:del w:author="Polina Vinogradova" w:id="21" w:date="2026-06-30T00:37:59Z">
        <w:r w:rsidDel="00000000" w:rsidR="00000000" w:rsidRPr="00000000">
          <w:rPr>
            <w:rtl w:val="0"/>
          </w:rPr>
          <w:delText xml:space="preserve">Introduction</w:delText>
        </w:r>
      </w:del>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Change w:author="Polina Vinogradova" w:id="22"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pPrChange w:author="Polina Vinogradova" w:id="0" w:date="2026-06-30T00:37:59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del w:author="Polina Vinogradova" w:id="21"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Author:</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 Vinogradova, Input Output Global, Singapore.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Email: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polina.vinogradova@iohk.io.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ORCID:</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0000-0003-3271-3841</w:delText>
        </w:r>
      </w:del>
      <w:ins w:author="Polina Vinogradova" w:id="21" w:date="2026-06-30T00:37:59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propose a measure that does and recovers its full-panel ranking from about half a panel</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Change w:author="Polina Vinogradova" w:id="22"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007">
      <w:pPr>
        <w:pStyle w:val="Heading1"/>
        <w:rPr>
          <w:rPrChange w:author="Polina Vinogradova" w:id="25" w:date="2026-06-30T00:37:59Z">
            <w:rPr>
              <w:rFonts w:ascii="Aptos" w:cs="Aptos" w:eastAsia="Aptos" w:hAnsi="Aptos"/>
              <w:color w:val="000000"/>
              <w:sz w:val="24"/>
              <w:szCs w:val="24"/>
              <w:shd w:fill="auto" w:val="clear"/>
            </w:rPr>
          </w:rPrChange>
        </w:rPr>
        <w:pPrChange w:author="Polina Vinogradova" w:id="0" w:date="2026-06-30T00:37:59Z">
          <w:pPr>
            <w:keepNext w:val="0"/>
            <w:keepLines w:val="0"/>
            <w:pBdr>
              <w:top w:space="0" w:sz="0" w:val="nil"/>
              <w:left w:space="0" w:sz="0" w:val="nil"/>
              <w:bottom w:space="0" w:sz="0" w:val="nil"/>
              <w:right w:space="0" w:sz="0" w:val="nil"/>
              <w:between w:space="0" w:sz="0" w:val="nil"/>
            </w:pBdr>
            <w:shd w:fill="auto" w:val="clear"/>
            <w:spacing w:after="180" w:before="180" w:lineRule="auto"/>
          </w:pPr>
        </w:pPrChange>
      </w:pPr>
      <w:ins w:author="Polina Vinogradova" w:id="24" w:date="2026-06-30T00:37:59Z">
        <w:r w:rsidDel="00000000" w:rsidR="00000000" w:rsidRPr="00000000">
          <w:rPr>
            <w:rtl w:val="0"/>
          </w:rPr>
          <w:t xml:space="preserve">Introduction</w:t>
        </w:r>
      </w:ins>
      <w:bookmarkStart w:colFirst="0" w:colLast="0" w:name="wcgqfp88plo4" w:id="1"/>
      <w:bookmarkEnd w:id="1"/>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9"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Kinase inhibitors are among the most intensely investigated compound classes in drug discovery, with over 80 FDA-approved agents and several hundred in clinical development.</w:t>
      </w:r>
      <w:del w:author="Polina Vinogradova" w:id="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w:delText>
        </w:r>
      </w:del>
      <w:ins w:author="Polina Vinogradova" w:id="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human kinome </w:t>
      </w:r>
      <w:del w:author="Polina Vinogradova" w:id="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comprises</w:delText>
        </w:r>
      </w:del>
      <w:ins w:author="Polina Vinogradova" w:id="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than 500 proteins sharing a highly conserved ATP-binding site,</w:t>
      </w:r>
      <w:del w:author="Polina Vinogradova" w:id="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w:delText>
        </w:r>
      </w:del>
      <w:ins w:author="Polina Vinogradova" w:id="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design of inhibitors with controlled target profiles remains a central challenge. Selectivity </w:t>
      </w:r>
      <w:del w:author="Polina Vinogradova" w:id="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degree to which a compound’s binding activity is concentrated on intended rather than off-target kinases — is a primary criterion in lead optimization and a key determinant of the therapeutic window of approved drugs.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[3]</w:delText>
        </w:r>
        <w:r w:rsidDel="00000000" w:rsidR="00000000" w:rsidRPr="00000000">
          <w:rPr>
            <w:rtl w:val="0"/>
          </w:rPr>
        </w:r>
      </w:del>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9"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Despite its importance, selectivity is not formally defined</w:delText>
        </w:r>
      </w:del>
      <w:ins w:author="Polina Vinogradova" w:id="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 primary criterion in lead optimization and a key determinant in the drug approval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ins>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importance, no single consistent definition of selectivity exists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field employs at least four distinct quantitative measures: the S-score,</w:t>
      </w:r>
      <w:del w:author="Polina Vinogradova" w:id="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w:t>
      </w:r>
      <w:del w:author="Polina Vinogradova" w:id="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coefficient,</w:t>
      </w:r>
      <w:del w:author="Polina Vinogradova" w:id="3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del>
      <w:ins w:author="Polina Vinogradova" w:id="3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ratio-based measures including the CATDS score.</w:t>
      </w:r>
      <w:del w:author="Polina Vinogradova" w:id="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definitions are applied interchangeably in the literature without systematic justification, and their parameter values </w:t>
      </w:r>
      <w:del w:author="Polina Vinogradova" w:id="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activity threshold in the S-score, the baseline in the entropy and Gini coefficient, the reference off-target in ratio-based measures</w:t>
      </w:r>
      <w:del w:author="Polina Vinogradova" w:id="3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chosen by convention rather than principle. Standardizing </w:t>
      </w:r>
      <w:del w:author="Polina Vinogradova" w:id="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these definitions</w:delText>
        </w:r>
      </w:del>
      <w:ins w:author="Polina Vinogradova" w:id="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prerequisite for </w:t>
      </w:r>
      <w:del w:author="Polina Vinogradova" w:id="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reproducible Omics/Open Science workflows, ensuring that cross-institutional datasets can be meaningfully integrated</w:delText>
        </w:r>
      </w:del>
      <w:ins w:author="Polina Vinogradova" w:id="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integrating selectivity data across laboratories and platforms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Bosc et al.</w:t>
      </w:r>
      <w:del w:author="Polina Vinogradova" w:id="3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3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these definitions can produce substantially different compound rankings on the same dataset, and the KInhibition </w:t>
      </w:r>
      <w:del w:author="Polina Vinogradova" w:id="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conflicting results across metrics are common. However, the structural sources of this disagreement</w:t>
      </w:r>
      <w:del w:author="Polina Vinogradova" w:id="4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w:delText>
        </w:r>
      </w:del>
      <w:ins w:author="Polina Vinogradova" w:id="4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binding profile properties determine when definitions agree or conflict, and why</w:t>
      </w:r>
      <w:del w:author="Polina Vinogradova" w:id="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not been characterized.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 principled basis for selectivity measurement is not merely a practical inconvenience. Go/no-go decisions worth hundreds of millions of dollars in development costs are made on the basis of selectivity assessments whose sensitivity to definitional choice is unknown. </w:t>
      </w:r>
      <w:del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When a compound is described as “selective” in the literature, the claim is implicitly conditioned on a specific definition and parameterization that is rarely stated explicitly and almost never justified. This situation is analogous to measuring temperature with instruments whose scales have not been calibrated to a common reference: the measurements are internally consistent but not directly comparable.</w:delText>
        </w:r>
      </w:del>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Counterintuitively, we find that the compounds most resistant to definitional disagreement are not the most selective but the most promiscuous: compounds that bind nearly the entire profiled kinome receive consistent rankings regardless of which definition is applied, because all definitions agree they are non-selective. It is compounds at intermediate promiscuity — those with one dominant target and several moderate off-targets, or those with near-identical affinities for their top two targets — that receive contradictory rankings depending on which definition is chosen. This observation points to a deeper problem: the definitions are not merely different operationalizations of the same concept, but answers to genuinely different questions about binding profiles.</w:delText>
        </w:r>
      </w:del>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analogy to measurement theory suggests a remedy. In information theory, 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the question of how to measure uncertainty by identifying axioms that uniquely characterize the entropy functional. In social choice theory, 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 negatively — the question of how to aggregate individual rankings by proving that no aggregation rule can simultaneously satisfy a small set of reasonable requirements. In both cases, the path from empirical observation to formal resolution required first characterizing the behavior of competing approaches and then identifying the properties that distinguish good measures from bad ones.</w:delText>
        </w:r>
      </w:del>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paper takes the first step of that program for kinase inhibitor selectivity. We systematically characterize, across two large profiling datasets, the extent and structural sources of disagreement between existing definitions as their parameters vary. We identify three mechanistically distinct sources of rank instability and show that instability is predictable from the shape of a compound’s binding profile. We then propose four desiderata — necessary properties of any well-formed selectivity measure — motivated directly by these failure modes.</w:delText>
        </w:r>
      </w:del>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Specifically, the contributions of this work are as follows. First, </w:delText>
        </w:r>
      </w:del>
      <w:ins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lack of consistency across applications of selectivity definitions for different compounds makes comparison very challenging.</w:t>
        </w:r>
      </w:ins>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analyses suggest that existing selectivity definitions are, in some cases, measuring entirely different qualities of binding profiles, and therefore cannot be easily converted from one to another. In information theory,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settled which function should measure uncertainty by writing down a few properties a sensible measure must have (e.g, that it should be maximal when all outcomes are equally likely) and showing that only entropy satisfies them. In this work, we follow the first step of this precedent: we characterize how the competing measures actually behave, then state the properties a good measure should have.</w:t>
        </w:r>
      </w:ins>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use four large profiling datasets for kinase inhibitor selectivity that span three assay technologies in our characterization. In service of the overarching goal of developing a principled, standardized formula for defining selectivity, our contributions are as follows:</w:t>
        </w:r>
      </w:ins>
    </w:p>
    <w:p w:rsidR="00000000" w:rsidDel="00000000" w:rsidP="00000000" w:rsidRDefault="00000000" w:rsidRPr="00000000" w14:paraId="00000013">
      <w:pPr>
        <w:numPr>
          <w:ilvl w:val="0"/>
          <w:numId w:val="1"/>
        </w:numPr>
        <w:ind w:left="720" w:hanging="360"/>
        <w:rPr>
          <w:ins w:author="Polina Vinogradova" w:id="53" w:date="2026-06-30T00:37:59Z"/>
        </w:rPr>
      </w:pPr>
      <w:r w:rsidDel="00000000" w:rsidR="00000000" w:rsidRPr="00000000">
        <w:rPr>
          <w:rtl w:val="0"/>
          <w:rPrChange w:author="Polina Vinogradova" w:id="43" w:date="2026-06-30T00:37:59Z">
            <w:rPr>
              <w:color w:val="000000"/>
              <w:shd w:fill="auto" w:val="clear"/>
            </w:rPr>
          </w:rPrChange>
        </w:rPr>
        <w:t xml:space="preserve">we show that existing definitions cluster into two families</w:t>
      </w:r>
      <w:del w:author="Polina Vinogradova" w:id="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4" w:date="2026-06-30T00:37:59Z">
        <w:r w:rsidDel="00000000" w:rsidR="00000000" w:rsidRPr="00000000">
          <w:rPr>
            <w:rtl w:val="0"/>
          </w:rPr>
          <w:t xml:space="preserve">:</w:t>
        </w:r>
      </w:ins>
      <w:r w:rsidDel="00000000" w:rsidR="00000000" w:rsidRPr="00000000">
        <w:rPr>
          <w:rtl w:val="0"/>
          <w:rPrChange w:author="Polina Vinogradova" w:id="45" w:date="2026-06-30T00:37:59Z">
            <w:rPr>
              <w:color w:val="000000"/>
              <w:shd w:fill="auto" w:val="clear"/>
            </w:rPr>
          </w:rPrChange>
        </w:rPr>
        <w:t xml:space="preserve"> distribution-based (S-score, entropy, Gini) and ratio-based (CATDS and variants)</w:t>
      </w:r>
      <w:del w:author="Polina Vinogradova" w:id="4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correlate poorly with one another (</w:delText>
        </w:r>
      </w:del>
      <w:ins w:author="Polina Vinogradova" w:id="46" w:date="2026-06-30T00:37:59Z">
        <w:r w:rsidDel="00000000" w:rsidR="00000000" w:rsidRPr="00000000">
          <w:rPr>
            <w:rtl w:val="0"/>
          </w:rPr>
          <w:t xml:space="preserve">, which correlate weakly with one another across all four datasets (cross-family </w:t>
        </w:r>
      </w:ins>
      <w:del w:author="Polina Vinogradova" w:id="47" w:date="2026-06-30T00:37:59Z"/>
      <m:oMath>
        <w:del w:author="Polina Vinogradova" w:id="4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7" w:date="2026-06-30T00:37:59Z"/>
      <w:ins w:author="Polina Vinogradova" w:id="47" w:date="2026-06-30T00:37:59Z"/>
      <m:oMath>
        <w:ins w:author="Polina Vinogradova" w:id="47" w:date="2026-06-30T00:37:59Z">
          <m:r>
            <w:rPr/>
            <m:t xml:space="preserve">r=0.14</m:t>
          </m:r>
        </w:ins>
      </m:oMath>
      <w:ins w:author="Polina Vinogradova" w:id="47" w:date="2026-06-30T00:37:59Z"/>
      <w:r w:rsidDel="00000000" w:rsidR="00000000" w:rsidRPr="00000000">
        <w:rPr>
          <w:rtl w:val="0"/>
          <w:rPrChange w:author="Polina Vinogradova" w:id="48" w:date="2026-06-30T00:37:59Z">
            <w:rPr>
              <w:color w:val="000000"/>
              <w:shd w:fill="auto" w:val="clear"/>
            </w:rPr>
          </w:rPrChange>
        </w:rPr>
        <w:t xml:space="preserve">–</w:t>
      </w:r>
      <w:del w:author="Polina Vinogradova" w:id="49" w:date="2026-06-30T00:37:59Z"/>
      <m:oMath>
        <w:del w:author="Polina Vinogradova" w:id="4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9" w:date="2026-06-30T00:37:59Z"/>
      <w:ins w:author="Polina Vinogradova" w:id="49" w:date="2026-06-30T00:37:59Z"/>
      <m:oMath>
        <w:ins w:author="Polina Vinogradova" w:id="49" w:date="2026-06-30T00:37:59Z">
          <m:r>
            <w:rPr/>
            <m:t xml:space="preserve">0.62</m:t>
          </m:r>
        </w:ins>
      </m:oMath>
      <w:ins w:author="Polina Vinogradova" w:id="49" w:date="2026-06-30T00:37:59Z"/>
      <w:r w:rsidDel="00000000" w:rsidR="00000000" w:rsidRPr="00000000">
        <w:rPr>
          <w:rtl w:val="0"/>
          <w:rPrChange w:author="Polina Vinogradova" w:id="50" w:date="2026-06-30T00:37:59Z">
            <w:rPr>
              <w:color w:val="000000"/>
              <w:shd w:fill="auto" w:val="clear"/>
            </w:rPr>
          </w:rPrChange>
        </w:rPr>
        <w:t xml:space="preserve">) and measure </w:t>
      </w:r>
      <w:del w:author="Polina Vinogradova" w:id="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fundamentally different</w:delText>
        </w:r>
      </w:del>
      <w:ins w:author="Polina Vinogradova" w:id="51" w:date="2026-06-30T00:37:59Z">
        <w:r w:rsidDel="00000000" w:rsidR="00000000" w:rsidRPr="00000000">
          <w:rPr>
            <w:rtl w:val="0"/>
          </w:rPr>
          <w:t xml:space="preserve">distinct</w:t>
        </w:r>
      </w:ins>
      <w:r w:rsidDel="00000000" w:rsidR="00000000" w:rsidRPr="00000000">
        <w:rPr>
          <w:rtl w:val="0"/>
          <w:rPrChange w:author="Polina Vinogradova" w:id="52" w:date="2026-06-30T00:37:59Z">
            <w:rPr>
              <w:color w:val="000000"/>
              <w:shd w:fill="auto" w:val="clear"/>
            </w:rPr>
          </w:rPrChange>
        </w:rPr>
        <w:t xml:space="preserve"> properties of binding profiles</w:t>
      </w:r>
      <w:del w:author="Polina Vinogradova" w:id="5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Second, </w:delText>
        </w:r>
      </w:del>
      <w:ins w:author="Polina Vinogradova" w:id="53" w:date="2026-06-30T00:37:59Z">
        <w:r w:rsidDel="00000000" w:rsidR="00000000" w:rsidRPr="00000000">
          <w:rPr>
            <w:rtl w:val="0"/>
          </w:rPr>
          <w:t xml:space="preserve">;</w:t>
        </w:r>
      </w:ins>
    </w:p>
    <w:p w:rsidR="00000000" w:rsidDel="00000000" w:rsidP="00000000" w:rsidRDefault="00000000" w:rsidRPr="00000000" w14:paraId="00000014">
      <w:pPr>
        <w:numPr>
          <w:ilvl w:val="0"/>
          <w:numId w:val="1"/>
        </w:numPr>
        <w:ind w:left="720" w:hanging="360"/>
        <w:rPr>
          <w:ins w:author="Polina Vinogradova" w:id="55" w:date="2026-06-30T00:37:59Z"/>
        </w:rPr>
      </w:pPr>
      <w:r w:rsidDel="00000000" w:rsidR="00000000" w:rsidRPr="00000000">
        <w:rPr>
          <w:rtl w:val="0"/>
          <w:rPrChange w:author="Polina Vinogradova" w:id="54" w:date="2026-06-30T00:37:59Z">
            <w:rPr>
              <w:color w:val="000000"/>
              <w:shd w:fill="auto" w:val="clear"/>
            </w:rPr>
          </w:rPrChange>
        </w:rPr>
        <w:t xml:space="preserve">we identify three sources of instability: definitional noise for compounds below the assay detection threshold, ratio-specific instability driven by near-tied top targets, and distribution-ratio disagreement for compounds with one dominant target and broad moderate off-target activity</w:t>
      </w:r>
      <w:del w:author="Polina Vinogradova" w:id="5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Third, </w:delText>
        </w:r>
      </w:del>
      <w:ins w:author="Polina Vinogradova" w:id="55" w:date="2026-06-30T00:37:59Z">
        <w:r w:rsidDel="00000000" w:rsidR="00000000" w:rsidRPr="00000000">
          <w:rPr>
            <w:rtl w:val="0"/>
          </w:rPr>
          <w:t xml:space="preserve">;</w:t>
        </w:r>
      </w:ins>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67"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Change w:author="Polina Vinogradova" w:id="56" w:date="2026-06-30T00:37:59Z">
            <w:rPr>
              <w:color w:val="000000"/>
              <w:shd w:fill="auto" w:val="clear"/>
            </w:rPr>
          </w:rPrChange>
        </w:rPr>
        <w:t xml:space="preserve">we propose four </w:t>
      </w:r>
      <w:del w:author="Polina Vinogradova" w:id="5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57" w:date="2026-06-30T00:37:59Z">
        <w:r w:rsidDel="00000000" w:rsidR="00000000" w:rsidRPr="00000000">
          <w:rPr>
            <w:rtl w:val="0"/>
          </w:rPr>
          <w:t xml:space="preserve">required properties: (D1)</w:t>
        </w:r>
      </w:ins>
      <w:r w:rsidDel="00000000" w:rsidR="00000000" w:rsidRPr="00000000">
        <w:rPr>
          <w:rtl w:val="0"/>
          <w:rPrChange w:author="Polina Vinogradova" w:id="58" w:date="2026-06-30T00:37:59Z">
            <w:rPr>
              <w:color w:val="000000"/>
              <w:shd w:fill="auto" w:val="clear"/>
            </w:rPr>
          </w:rPrChange>
        </w:rPr>
        <w:t xml:space="preserve"> a reliability threshold condition, </w:t>
      </w:r>
      <w:ins w:author="Polina Vinogradova" w:id="59" w:date="2026-06-30T00:37:59Z">
        <w:r w:rsidDel="00000000" w:rsidR="00000000" w:rsidRPr="00000000">
          <w:rPr>
            <w:rtl w:val="0"/>
          </w:rPr>
          <w:t xml:space="preserve">(D2) </w:t>
        </w:r>
      </w:ins>
      <w:r w:rsidDel="00000000" w:rsidR="00000000" w:rsidRPr="00000000">
        <w:rPr>
          <w:rtl w:val="0"/>
          <w:rPrChange w:author="Polina Vinogradova" w:id="60" w:date="2026-06-30T00:37:59Z">
            <w:rPr>
              <w:color w:val="000000"/>
              <w:shd w:fill="auto" w:val="clear"/>
            </w:rPr>
          </w:rPrChange>
        </w:rPr>
        <w:t xml:space="preserve">bounded gap sensitivity, </w:t>
      </w:r>
      <w:ins w:author="Polina Vinogradova" w:id="61" w:date="2026-06-30T00:37:59Z">
        <w:r w:rsidDel="00000000" w:rsidR="00000000" w:rsidRPr="00000000">
          <w:rPr>
            <w:rtl w:val="0"/>
          </w:rPr>
          <w:t xml:space="preserve">(D3) </w:t>
        </w:r>
      </w:ins>
      <w:r w:rsidDel="00000000" w:rsidR="00000000" w:rsidRPr="00000000">
        <w:rPr>
          <w:rtl w:val="0"/>
          <w:rPrChange w:author="Polina Vinogradova" w:id="62" w:date="2026-06-30T00:37:59Z">
            <w:rPr>
              <w:color w:val="000000"/>
              <w:shd w:fill="auto" w:val="clear"/>
            </w:rPr>
          </w:rPrChange>
        </w:rPr>
        <w:t xml:space="preserve">distributional consistency, </w:t>
      </w:r>
      <w:ins w:author="Polina Vinogradova" w:id="63" w:date="2026-06-30T00:37:59Z">
        <w:r w:rsidDel="00000000" w:rsidR="00000000" w:rsidRPr="00000000">
          <w:rPr>
            <w:rtl w:val="0"/>
          </w:rPr>
          <w:t xml:space="preserve">(D4) </w:t>
        </w:r>
      </w:ins>
      <w:r w:rsidDel="00000000" w:rsidR="00000000" w:rsidRPr="00000000">
        <w:rPr>
          <w:rtl w:val="0"/>
          <w:rPrChange w:author="Polina Vinogradova" w:id="64" w:date="2026-06-30T00:37:59Z">
            <w:rPr>
              <w:color w:val="000000"/>
              <w:shd w:fill="auto" w:val="clear"/>
            </w:rPr>
          </w:rPrChange>
        </w:rPr>
        <w:t xml:space="preserve">and monotonicity under weak off-target addition</w:t>
      </w:r>
      <w:del w:author="Polina Vinogradova" w:id="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65" w:date="2026-06-30T00:37:59Z">
        <w:r w:rsidDel="00000000" w:rsidR="00000000" w:rsidRPr="00000000">
          <w:rPr>
            <w:rtl w:val="0"/>
          </w:rPr>
          <w:t xml:space="preserve">. We then</w:t>
        </w:r>
      </w:ins>
      <w:r w:rsidDel="00000000" w:rsidR="00000000" w:rsidRPr="00000000">
        <w:rPr>
          <w:rtl w:val="0"/>
          <w:rPrChange w:author="Polina Vinogradova" w:id="66" w:date="2026-06-30T00:37:59Z">
            <w:rPr>
              <w:color w:val="000000"/>
              <w:shd w:fill="auto" w:val="clear"/>
            </w:rPr>
          </w:rPrChange>
        </w:rPr>
        <w:t xml:space="preserve"> show that no existing definition satisfies all four simultaneously</w:t>
      </w:r>
      <w:del w:author="Polina Vinogradova" w:id="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Fourth, we demonstrate that correlations between selectivity scores and clinical adverse event outcomes are null under current data sources, and identify the confounders responsible.</w:delText>
        </w:r>
      </w:del>
    </w:p>
    <w:p w:rsidR="00000000" w:rsidDel="00000000" w:rsidP="00000000" w:rsidRDefault="00000000" w:rsidRPr="00000000" w14:paraId="00000016">
      <w:pPr>
        <w:numPr>
          <w:ilvl w:val="0"/>
          <w:numId w:val="1"/>
        </w:numPr>
        <w:ind w:left="720" w:hanging="360"/>
        <w:rPr>
          <w:ins w:author="Polina Vinogradova" w:id="67" w:date="2026-06-30T00:37:59Z"/>
        </w:rPr>
      </w:pPr>
      <w:del w:author="Polina Vinogradova" w:id="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here are intended as the empirical foundation for a future formal axiomatization of kinase inhibitor selectivity, in the tradition of Shannon’s characterization of entropy and Arrow’s analysis of social choice functions</w:delText>
        </w:r>
      </w:del>
      <w:ins w:author="Polina Vinogradova" w:id="67" w:date="2026-06-30T00:37:59Z">
        <w:r w:rsidDel="00000000" w:rsidR="00000000" w:rsidRPr="00000000">
          <w:rPr>
            <w:rtl w:val="0"/>
          </w:rPr>
          <w:t xml:space="preserve">;</w:t>
        </w:r>
      </w:ins>
    </w:p>
    <w:p w:rsidR="00000000" w:rsidDel="00000000" w:rsidP="00000000" w:rsidRDefault="00000000" w:rsidRPr="00000000" w14:paraId="00000017">
      <w:pPr>
        <w:numPr>
          <w:ilvl w:val="0"/>
          <w:numId w:val="1"/>
        </w:numPr>
        <w:ind w:left="720" w:hanging="360"/>
        <w:rPr>
          <w:rPrChange w:author="Polina Vinogradova" w:id="69" w:date="2026-06-30T00:37:59Z">
            <w:rPr>
              <w:color w:val="000000"/>
              <w:shd w:fill="auto" w:val="clear"/>
            </w:rPr>
          </w:rPrChange>
        </w:rPr>
        <w:pPrChange w:author="Polina Vinogradova" w:id="0" w:date="2026-06-30T00:37:59Z">
          <w:pPr>
            <w:pBdr>
              <w:top w:space="0" w:sz="0" w:val="nil"/>
              <w:left w:space="0" w:sz="0" w:val="nil"/>
              <w:bottom w:space="0" w:sz="0" w:val="nil"/>
              <w:right w:space="0" w:sz="0" w:val="nil"/>
              <w:between w:space="0" w:sz="0" w:val="nil"/>
            </w:pBdr>
            <w:shd w:fill="auto" w:val="clear"/>
            <w:spacing w:after="180" w:before="180" w:lineRule="auto"/>
            <w:ind w:left="0" w:firstLine="0"/>
          </w:pPr>
        </w:pPrChange>
      </w:pPr>
      <w:ins w:author="Polina Vinogradova" w:id="67" w:date="2026-06-30T00:37:59Z">
        <w:r w:rsidDel="00000000" w:rsidR="00000000" w:rsidRPr="00000000">
          <w:rPr>
            <w:rtl w:val="0"/>
          </w:rPr>
          <w:t xml:space="preserve">we propose a candidate measure: a gated, smooth-baseline effective-target-number that satisfies all four properties and recovers its full-panel ranking from roughly half a typical panel</w:t>
        </w:r>
      </w:ins>
      <w:r w:rsidDel="00000000" w:rsidR="00000000" w:rsidRPr="00000000">
        <w:rPr>
          <w:rtl w:val="0"/>
          <w:rPrChange w:author="Polina Vinogradova" w:id="68" w:date="2026-06-30T00:37:59Z">
            <w:rPr>
              <w:color w:val="000000"/>
              <w:shd w:fill="auto" w:val="clear"/>
            </w:rPr>
          </w:rPrChange>
        </w:rPr>
        <w:t xml:space="preserve">.</w:t>
      </w:r>
    </w:p>
    <w:bookmarkStart w:colFirst="0" w:colLast="0" w:name="ie046t6lix8m" w:id="2"/>
    <w:bookmarkEnd w:id="2"/>
    <w:p w:rsidR="00000000" w:rsidDel="00000000" w:rsidP="00000000" w:rsidRDefault="00000000" w:rsidRPr="00000000" w14:paraId="00000018">
      <w:pPr>
        <w:pStyle w:val="Heading1"/>
        <w:rPr/>
      </w:pPr>
      <w:r w:rsidDel="00000000" w:rsidR="00000000" w:rsidRPr="00000000">
        <w:rPr>
          <w:rtl w:val="0"/>
        </w:rPr>
        <w:t xml:space="preserve">Related Work</w:t>
      </w:r>
    </w:p>
    <w:bookmarkStart w:colFirst="0" w:colLast="0" w:name="f51c7tedj08a" w:id="3"/>
    <w:bookmarkEnd w:id="3"/>
    <w:p w:rsidR="00000000" w:rsidDel="00000000" w:rsidP="00000000" w:rsidRDefault="00000000" w:rsidRPr="00000000" w14:paraId="00000019">
      <w:pPr>
        <w:pStyle w:val="Heading2"/>
        <w:rPr/>
      </w:pPr>
      <w:r w:rsidDel="00000000" w:rsidR="00000000" w:rsidRPr="00000000">
        <w:rPr>
          <w:rtl w:val="0"/>
        </w:rPr>
        <w:t xml:space="preserve">Existing Selectivity Metrics and Their Comparison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metrics have been proposed to quantify kinase inhibitor selectivity from profiling panel data. Karaman et al.</w:t>
      </w:r>
      <w:del w:author="Polina Vinogradova" w:id="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selectivity score (S-score), defined as the fraction of panel kinases inhibited above a fixed concentration threshold. Uitdehaag and </w:t>
      </w:r>
      <w:del w:author="Polina Vinogradova" w:id="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Zaman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the selectivity entropy, which treats the normalized binding profile as a probability distribution and computes its Shannon entropy</w:t>
      </w:r>
      <w:del w:author="Polina Vinogradova" w:id="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low</w:delText>
        </w:r>
      </w:del>
      <w:ins w:author="Polina Vinogradova" w:id="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indicates activity concentrated on few targets. </w:t>
      </w:r>
      <w:del w:author="Polina Vinogradova" w:id="7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Graczyk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defined a thermodynamics-based partition index estimating the fraction of total binding directed to a reference kinase, suited primarily to hit-to-lead optimization against a specified target</w:delText>
        </w:r>
      </w:del>
      <w:ins w:author="Polina Vinogradova" w:id="7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treating the distribution of a compound’s activity across the panel as an inequality distribution. A value near 1 indicates activity concentrated on few kinases and near 0 indicates activity spread evenly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et al.</w:t>
      </w:r>
      <w:del w:author="Polina Vinogradova" w:id="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concentration- and target-dependent selectivity (CATDS) score, which quantifies the reduction in binding to a given target relative to the summed reduction across all detected targets at a specified inhibitor concentration. Bosc et al.</w:t>
      </w:r>
      <w:del w:author="Polina Vinogradova" w:id="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proposed two further metrics</w:t>
      </w:r>
      <w:del w:author="Polina Vinogradova" w:id="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window score and ranking score</w:t>
      </w:r>
      <w:del w:author="Polina Vinogradova" w:id="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a comparative analysis of all five definitions on the Davis and Anastassiadis datasets, showing that compound rankings differ substantially depending on the metric applied and that certain compounds cannot be scored under some definitions when threshold conditions are not satisfied.</w:t>
      </w:r>
      <w:ins w:author="Polina Vinogradova" w:id="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ratio-based scores are undefined for a compound with no kinase above the activity threshold, since there is then no primary target or off-target to compare.</w:t>
        </w:r>
      </w:ins>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Reconciliation attempts have remained limited in scope. Bajorath et al.</w:t>
      </w:r>
      <w:del w:author="Polina Vinogradova" w:id="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[12]</w:delText>
        </w:r>
      </w:del>
      <w:ins w:author="Polina Vinogradova" w:id="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CATDS-based selectivity assessments from Klaeger et al. with activity data mined from ChEMBL for the same compounds</w:t>
      </w:r>
      <w:del w:author="Polina Vinogradova" w:id="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finding</w:delText>
        </w:r>
      </w:del>
      <w:ins w:author="Polina Vinogradova" w:id="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found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consistency between the two sources but </w:t>
      </w:r>
      <w:del w:author="Polina Vinogradova" w:id="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noting</w:delText>
        </w:r>
      </w:del>
      <w:ins w:author="Polina Vinogradova" w:id="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no simple relationship between selectivity and clinical performance was apparent. The KInhibition </w:t>
      </w:r>
      <w:del w:author="Polina Vinogradova" w:id="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multiple metrics yield conflicting results for the same compound but addressed this through a unified query interface rather than theoretical analysis.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common limitation of these studies is that each metric is evaluated at fixed parameter values</w:t>
      </w:r>
      <w:del w:author="Polina Vinogradova" w:id="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w:delText>
        </w:r>
      </w:del>
      <w:ins w:author="Polina Vinogradova" w:id="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sensitivity of rankings to parameter choice </w:t>
      </w:r>
      <w:del w:author="Polina Vinogradova" w:id="8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activity threshold in the S-score, the baseline in the entropy and Gini coefficient, the reference off-target in ratio-based measures —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not been systematically characterized. The structural properties of binding profiles that determine when definitions agree or disagree have not been identified. The present work addresses both gaps.</w:t>
      </w:r>
    </w:p>
    <w:bookmarkStart w:colFirst="0" w:colLast="0" w:name="8sxggexp5ieo" w:id="4"/>
    <w:bookmarkEnd w:id="4"/>
    <w:p w:rsidR="00000000" w:rsidDel="00000000" w:rsidP="00000000" w:rsidRDefault="00000000" w:rsidRPr="00000000" w14:paraId="0000001D">
      <w:pPr>
        <w:pStyle w:val="Heading2"/>
        <w:rPr/>
      </w:pPr>
      <w:r w:rsidDel="00000000" w:rsidR="00000000" w:rsidRPr="00000000">
        <w:rPr>
          <w:rtl w:val="0"/>
        </w:rPr>
        <w:t xml:space="preserve">Axiomatic Approaches to Ranking and Measurement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Axiomatic characterization of measurement functions is well-established in adjacent fields. </w:t>
      </w:r>
      <w:del w:author="Polina Vinogradova" w:id="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del>
      <w:ins w:author="Polina Vinogradova" w:id="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the entropy of a probability distribution is uniquely determined, up to a multiplicative constant, by four requirements: continuity, maximality on the uniform distribution, expansibility, and additivity over independent subsystems. </w:t>
      </w:r>
      <w:del w:author="Polina Vinogradova" w:id="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Khinchin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[13]</w:delText>
        </w:r>
      </w:del>
      <w:ins w:author="Polina Vinogradova" w:id="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Khinchin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strengthened this uniqueness result. The selectivity entropy of Uitdehaag and Zaman applies the Shannon formula to normalized binding profiles but provides no analogous axiomatic justification</w:t>
      </w:r>
      <w:del w:author="Polina Vinogradova" w:id="8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 is</w:delText>
        </w:r>
      </w:del>
      <w:ins w:author="Polina Vinogradova" w:id="8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axioms that single out Shannon entropy, such as maximality on the uniform distribution and additivity over independent subsystems, characterize a measure of uncertainty rather than a measure of selectivity. It is therefore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known whether </w:t>
      </w:r>
      <w:del w:author="Polina Vinogradova" w:id="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w:delText>
        </w:r>
      </w:del>
      <w:ins w:author="Polina Vinogradova" w:id="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selectivity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unique function satisfying reasonable selectivity-specific </w:t>
      </w:r>
      <w:del w:author="Polina Vinogradova" w:id="8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8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one of many equivalent alternatives.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del>
      <w:ins w:author="Polina Vinogradova" w:id="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that no social welfare function satisfies simultaneously the requirements of unrestricted domain, Pareto efficiency, independence of irrelevant alternatives, and non-dictatorship. The theorem is relevant here in two respects: it demonstrates that axiomatic analysis of a ranking concept can yield impossibility rather than uniqueness, and it shows that competing ranking functions reflect genuine tradeoffs between properties that cannot all be achieved simultaneously. </w:t>
      </w:r>
      <w:del w:author="Polina Vinogradova" w:id="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Pavillidis et al.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[14]</w:delText>
        </w:r>
      </w:del>
      <w:ins w:author="Polina Vinogradova" w:id="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Singleton and Booth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this methodology to truth discovery</w:t>
      </w:r>
      <w:del w:author="Polina Vinogradova" w:id="9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problem of identifying true facts from conflicting reports of unknown reliability</w:t>
      </w:r>
      <w:del w:author="Polina Vinogradova" w:id="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posing it as a social choice problem, formulating candidate axioms, and proving that a subset cannot be jointly satisfied. The structure of that problem is closely analogous to selectivity measurement, where multiple definitions produce conflicting rankings and the question of which to trust is unresolved.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Formal methods have been applied to biological systems primarily in the context of process dynamics. Cardelli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the pi-calculus to model molecular biology, and the Beacon Calculus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addresses stochastic reaction networks; both verify properties of temporal execution rather than static measurements. Type-theoretic approaches to scientific units of measure, including Kennedy’s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[17]</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 units-of-measure system and ongoing formalization in Lean 4 Mathlib,</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enforce dimensional consistency for physical quantities but do not extend to biochemical properties. To our knowledge, axiomatic</w:delText>
        </w:r>
      </w:del>
      <w:ins w:author="Polina Vinogradova" w:id="9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our knowledge, this axiomatic style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analysis has not previously been applied to any selectivity or promiscuity measure in drug discovery. The present work proposes empirically motivated </w:t>
      </w:r>
      <w:del w:author="Polina Vinogradova" w:id="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foundation for </w:t>
      </w:r>
      <w:del w:author="Polina Vinogradova" w:id="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future formal axiomatization</w:delText>
        </w:r>
      </w:del>
      <w:ins w:author="Polina Vinogradova" w:id="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an analysis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mpq94ry6nd0x" w:id="5"/>
    <w:bookmarkEnd w:id="5"/>
    <w:p w:rsidR="00000000" w:rsidDel="00000000" w:rsidP="00000000" w:rsidRDefault="00000000" w:rsidRPr="00000000" w14:paraId="00000021">
      <w:pPr>
        <w:pStyle w:val="Heading1"/>
        <w:rPr/>
      </w:pPr>
      <w:r w:rsidDel="00000000" w:rsidR="00000000" w:rsidRPr="00000000">
        <w:rPr>
          <w:rtl w:val="0"/>
        </w:rPr>
        <w:t xml:space="preserve">Methods</w:t>
      </w:r>
    </w:p>
    <w:bookmarkStart w:colFirst="0" w:colLast="0" w:name="y473rckysg9z" w:id="6"/>
    <w:bookmarkEnd w:id="6"/>
    <w:p w:rsidR="00000000" w:rsidDel="00000000" w:rsidP="00000000" w:rsidRDefault="00000000" w:rsidRPr="00000000" w14:paraId="00000022">
      <w:pPr>
        <w:pStyle w:val="Heading2"/>
        <w:rPr/>
      </w:pPr>
      <w:r w:rsidDel="00000000" w:rsidR="00000000" w:rsidRPr="00000000">
        <w:rPr>
          <w:rtl w:val="0"/>
        </w:rPr>
        <w:t xml:space="preserve">Datasets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publicly available kinase inhibitor profiling datasets were used. The Davis </w:t>
      </w:r>
      <w:del w:author="Polina Vinogradova" w:id="9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[19]</w:delText>
        </w:r>
      </w:del>
      <w:ins w:author="Polina Vinogradova" w:id="9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68 small-molecule kinase inhibitors measured against 433 human kinase domains. Affinity values are reported as dissociation constants and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9</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to analysis, following the convention of the DeepDTA benchmark.</w:t>
      </w:r>
      <w:del w:author="Polina Vinogradova" w:id="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Pairs for which no binding was detected at the screening concentration of 10 </w:delText>
        </w:r>
      </w:del>
      <w:ins w:author="Polina Vinogradova" w:id="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affinity matrix is complete (</w:t>
        </w:r>
      </w:ins>
      <w:del w:author="Polina Vinogradova" w:id="99" w:date="2026-06-30T00:37:59Z"/>
      <m:oMath>
        <w:del w:author="Polina Vinogradova" w:id="99" w:date="2026-06-30T00:37:59Z">
          <m:r>
            <m:t>μ</m:t>
          </m:r>
        </w:del>
      </m:oMath>
      <w:del w:author="Polina Vinogradova" w:id="99" w:date="2026-06-30T00:37:59Z"/>
      <w:ins w:author="Polina Vinogradova" w:id="99" w:date="2026-06-30T00:37:59Z"/>
      <m:oMath>
        <w:ins w:author="Polina Vinogradova" w:id="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68</m:t>
          </m:r>
        </w:ins>
        <w:ins w:author="Polina Vinogradova" w:id="99"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433</m:t>
          </m:r>
        </w:ins>
      </m:oMath>
      <w:ins w:author="Polina Vinogradova" w:id="99" w:date="2026-06-30T00:37:59Z"/>
      <w:del w:author="Polina Vinogradova" w:id="1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were assigned</w:delText>
        </w:r>
      </w:del>
      <w:ins w:author="Polina Vinogradova" w:id="1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29,444 entries). with all non-binding pairs assigned the detection-floor value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del w:author="Polina Vinogradova" w:id="10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10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corresponding to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1 mM</w:t>
      </w:r>
      <w:del w:author="Polina Vinogradova" w:id="10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represents the detection floor of the assay. The resulting affinity matrix is complete (</w:delText>
        </w:r>
      </w:del>
      <w:ins w:author="Polina Vinogradova" w:id="10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standard convention for the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slightly underestimates true non-binding affinity.</w:t>
        </w:r>
      </w:ins>
      <w:del w:author="Polina Vinogradova" w:id="103" w:date="2026-06-30T00:37:59Z"/>
      <m:oMath>
        <w:del w:author="Polina Vinogradova" w:id="1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68</m:t>
          </m:r>
        </w:del>
        <w:del w:author="Polina Vinogradova" w:id="103" w:date="2026-06-30T00:37:59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1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433</m:t>
          </m:r>
        </w:del>
      </m:oMath>
      <w:del w:author="Polina Vinogradova" w:id="103" w:date="2026-06-30T00:37:59Z"/>
      <w:del w:author="Polina Vinogradova" w:id="10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29,444 entries). No censored or greater-than values are present in the Davis dataset: the assay reports a quantitative </w:delText>
        </w:r>
      </w:del>
      <w:del w:author="Polina Vinogradova" w:id="105"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105" w:date="2026-06-30T00:37:59Z"/>
      <w:del w:author="Polina Vinogradova" w:id="10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for every compound–kinase pair where activity was detected at 10 </w:delText>
        </w:r>
      </w:del>
      <w:del w:author="Polina Vinogradova" w:id="107" w:date="2026-06-30T00:37:59Z"/>
      <m:oMath>
        <w:del w:author="Polina Vinogradova" w:id="107" w:date="2026-06-30T00:37:59Z">
          <m:r>
            <m:t>μ</m:t>
          </m:r>
        </w:del>
      </m:oMath>
      <w:del w:author="Polina Vinogradova" w:id="107" w:date="2026-06-30T00:37:59Z"/>
      <w:del w:author="Polina Vinogradova" w:id="1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and assigns the detection floor value otherwise. All non-binding pairs are therefore treated as exactly equivalent at </w:delText>
        </w:r>
      </w:del>
      <w:del w:author="Polina Vinogradova" w:id="109" w:date="2026-06-30T00:37:59Z"/>
      <m:oMath>
        <w:del w:author="Polina Vinogradova" w:id="1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del w:author="Polina Vinogradova" w:id="1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=5.0</m:t>
          </m:r>
        </w:del>
      </m:oMath>
      <w:del w:author="Polina Vinogradova" w:id="109" w:date="2026-06-30T00:37:59Z"/>
      <w:del w:author="Polina Vinogradova" w:id="11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slightly underestimates true non-binding affinity but is the standard convention for this 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[8,20]</w:delText>
        </w:r>
      </w:del>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5"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Klaeger </w:t>
      </w:r>
      <w:del w:author="Polina Vinogradova" w:id="1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1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for 243 clinical kinase inhibitors profiled against the human kinome using Kinobeads chemical proteomics. Apparent dissociation constants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up>
            <m:r>
              <w:rPr>
                <w:rFonts w:ascii="Aptos" w:cs="Aptos" w:eastAsia="Aptos" w:hAnsi="Aptos"/>
                <w:b w:val="0"/>
                <w:bCs w:val="0"/>
                <w:i w:val="0"/>
                <w:iCs w:val="0"/>
                <w:smallCaps w:val="0"/>
                <w:strike w:val="0"/>
                <w:color w:val="000000"/>
                <w:sz w:val="24"/>
                <w:szCs w:val="24"/>
                <w:u w:val="none"/>
                <w:shd w:fill="auto" w:val="clear"/>
                <w:vertAlign w:val="baseline"/>
              </w:rPr>
              <m:t xml:space="preserve">app</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derived from dose–response curves across eight inhibitor concentrations in cancer cell lysates. Only high-confidence measurements (as annotated by the original authors) were retained, yielding 5,123 drug–target pairs for 222 drugs and 343 kinase targets. Affinity values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formula as above. Missing entries, representing kinase–inhibitor combinations not detected in the assay, were assigned the background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w:t>
      </w:r>
      <w:del w:author="Polina Vinogradova" w:id="11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matrix (</w:delText>
        </w:r>
      </w:del>
      <w:ins w:author="Polina Vinogradova" w:id="11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Klaeger matrix is </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343</m:t>
        </m:r>
      </m:oMath>
      <w:del w:author="Polina Vinogradova" w:id="11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has 17.9%</w:delText>
        </w:r>
      </w:del>
      <w:ins w:author="Polina Vinogradova" w:id="11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fraction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entries (pKd </w:t>
      </w:r>
      <m:oMath>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&lt;1 </m:t>
        </m:r>
        <m:r>
          <w:rPr>
            <w:rFonts w:ascii="Aptos" w:cs="Aptos" w:eastAsia="Aptos" w:hAnsi="Aptos"/>
            <w:b w:val="0"/>
            <w:bCs w:val="0"/>
            <w:i w:val="0"/>
            <w:iCs w:val="0"/>
            <w:smallCaps w:val="0"/>
            <w:strike w:val="0"/>
            <w:color w:val="000000"/>
            <w:sz w:val="24"/>
            <w:szCs w:val="24"/>
            <w:u w:val="none"/>
            <w:shd w:fill="auto" w:val="clear"/>
            <w:vertAlign w:val="baseline"/>
          </w:rP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w:t>
      </w:r>
      <w:ins w:author="Polina Vinogradova" w:id="1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17.9%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Davis and 3.6% for Klaeger, </w:t>
      </w:r>
      <w:del w:author="Polina Vinogradova" w:id="1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reflecting the more stringent detection threshold of the chemoproteomic assay.</w:delText>
        </w:r>
      </w:del>
    </w:p>
    <w:bookmarkStart w:colFirst="0" w:colLast="0" w:name="jr4n263sco3z" w:id="7"/>
    <w:bookmarkEnd w:id="7"/>
    <w:p w:rsidR="00000000" w:rsidDel="00000000" w:rsidP="00000000" w:rsidRDefault="00000000" w:rsidRPr="00000000" w14:paraId="00000025">
      <w:pPr>
        <w:pStyle w:val="Heading2"/>
        <w:rPr>
          <w:del w:author="Polina Vinogradova" w:id="115" w:date="2026-06-30T00:37:59Z"/>
        </w:rPr>
      </w:pPr>
      <w:del w:author="Polina Vinogradova" w:id="115" w:date="2026-06-30T00:37:59Z">
        <w:r w:rsidDel="00000000" w:rsidR="00000000" w:rsidRPr="00000000">
          <w:rPr>
            <w:rtl w:val="0"/>
          </w:rPr>
          <w:delText xml:space="preserve">Selectivity Definitions and Parameterization</w:delText>
        </w:r>
      </w:del>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5"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Four selectivity definitions were implemented, each controlled by one or more parameters whose values are not standardized in the literature.</w:delText>
        </w:r>
      </w:del>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5"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S-score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defined as</w:delText>
        </w:r>
      </w:del>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15"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are recorded at the background value whenever weak interactions fall below the limit of detection. These reflect the more stringent detection threshold of the chemoproteomic assay.</w:t>
        </w:r>
      </w:ins>
    </w:p>
    <w:p w:rsidR="00000000" w:rsidDel="00000000" w:rsidP="00000000" w:rsidRDefault="00000000" w:rsidRPr="00000000" w14:paraId="00000029">
      <w:pPr>
        <w:jc w:val="center"/>
        <w:rPr>
          <w:del w:author="Polina Vinogradova" w:id="11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our findings depend on the assay technology, we added two further datasets that measure kinase inhibition by different means. The Anastassiadis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178 inhibitors against 300 kinases in a single-concentration (</w:t>
        </w:r>
      </w:ins>
      <w:del w:author="Polina Vinogradova" w:id="116" w:date="2026-06-30T00:37:59Z"/>
      <m:oMath>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S(</m:t>
          </m:r>
        </w:del>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&gt;</m:t>
          </m:r>
        </w:del>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16" w:date="2026-06-30T00:37:59Z"/>
      <w:ins w:author="Polina Vinogradova" w:id="116" w:date="2026-06-30T00:37:59Z"/>
      <m:oMath>
        <w:ins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0.5 </m:t>
          </m:r>
        </w:ins>
        <w:ins w:author="Polina Vinogradova" w:id="116" w:date="2026-06-30T00:37:59Z">
          <m:r>
            <w:rPr>
              <w:rFonts w:ascii="Aptos" w:cs="Aptos" w:eastAsia="Aptos" w:hAnsi="Aptos"/>
              <w:b w:val="0"/>
              <w:bCs w:val="0"/>
              <w:i w:val="0"/>
              <w:iCs w:val="0"/>
              <w:smallCaps w:val="0"/>
              <w:strike w:val="0"/>
              <w:color w:val="000000"/>
              <w:sz w:val="24"/>
              <w:szCs w:val="24"/>
              <w:u w:val="none"/>
              <w:shd w:fill="auto" w:val="clear"/>
              <w:vertAlign w:val="baseline"/>
            </w:rPr>
            <m:t>μ</m:t>
          </m:r>
        </w:ins>
      </m:oMath>
      <w:ins w:author="Polina Vinogradova" w:id="116" w:date="2026-06-30T00:37:59Z"/>
      <w:del w:author="Polina Vinogradova" w:id="117" w:date="2026-06-30T00:37:59Z">
        <w:r w:rsidDel="00000000" w:rsidR="00000000" w:rsidRPr="00000000">
          <w:rPr>
            <w:rtl w:val="0"/>
          </w:rPr>
        </w:r>
      </w:del>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3"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1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1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radiometric activity assay, reported as percent residual kinase activity relative to a solvent control. We converted these to percent inhibition (</w:t>
        </w:r>
      </w:ins>
      <w:del w:author="Polina Vinogradova" w:id="118" w:date="2026-06-30T00:37:59Z"/>
      <m:oMath>
        <w:del w:author="Polina Vinogradova" w:id="11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m:t>
          </m:r>
        </w:del>
      </m:oMath>
      <w:del w:author="Polina Vinogradova" w:id="118" w:date="2026-06-30T00:37:59Z"/>
      <w:ins w:author="Polina Vinogradova" w:id="118" w:date="2026-06-30T00:37:59Z"/>
      <m:oMath>
        <w:ins w:author="Polina Vinogradova" w:id="11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1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1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the number of kinases in the panel and</w:delText>
        </w:r>
      </w:del>
      <w:ins w:author="Polina Vinogradova" w:id="11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minus residual activity, clipped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20" w:date="2026-06-30T00:37:59Z"/>
      <m:oMath>
        <w:del w:author="Polina Vinogradova" w:id="120" w:date="2026-06-30T00:37:59Z">
          <m:r>
            <m:t>τ</m:t>
          </m:r>
        </w:del>
      </m:oMath>
      <w:del w:author="Polina Vinogradova" w:id="120" w:date="2026-06-30T00:37:59Z"/>
      <w:ins w:author="Polina Vinogradova" w:id="120" w:date="2026-06-30T00:37:59Z"/>
      <m:oMath>
        <w:ins w:author="Polina Vinogradova" w:id="12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[0,100]</m:t>
          </m:r>
        </w:ins>
      </m:oMath>
      <w:ins w:author="Polina Vinogradova" w:id="120" w:date="2026-06-30T00:37:59Z"/>
      <w:del w:author="Polina Vinogradova" w:id="1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an activity threshold. Lower values indicate greater selectivity</w:delText>
        </w:r>
      </w:del>
      <w:ins w:author="Polina Vinogradova" w:id="1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denote stronger inhibition), with the </w:t>
        </w:r>
      </w:ins>
      <w:ins w:author="Polina Vinogradova" w:id="122" w:date="2026-06-30T00:37:59Z"/>
      <m:oMath>
        <w:ins w:author="Polina Vinogradova" w:id="12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1.1%</m:t>
          </m:r>
        </w:ins>
      </m:oMath>
      <w:ins w:author="Polina Vinogradova" w:id="122" w:date="2026-06-30T00:37:59Z"/>
      <w:ins w:author="Polina Vinogradova" w:id="12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entries set to zero inhibition. The Metz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w:t>
        </w:r>
      </w:ins>
      <w:ins w:author="Polina Vinogradova" w:id="124" w:date="2026-06-30T00:37:59Z"/>
      <m:oMath>
        <w:ins w:author="Polina Vinogradova" w:id="12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24" w:date="2026-06-30T00:37:59Z"/>
      <w:ins w:author="Polina Vinogradova" w:id="12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affinities for a large medicinal-chemistry campaign using the same negative-log scale as </w:t>
        </w:r>
      </w:ins>
      <w:ins w:author="Polina Vinogradova" w:id="126" w:date="2026-06-30T00:37:59Z"/>
      <m:oMath>
        <w:ins w:author="Polina Vinogradova" w:id="12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26" w:date="2026-06-30T00:37:59Z"/>
      <w:ins w:author="Polina Vinogradova" w:id="1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restricted it to the 704 compounds profiled against at least 50 of the 172 kinases, assigning the assay floor </w:t>
        </w:r>
      </w:ins>
      <w:ins w:author="Polina Vinogradova" w:id="128" w:date="2026-06-30T00:37:59Z"/>
      <m:oMath>
        <w:ins w:author="Polina Vinogradova" w:id="12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2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=4.0</m:t>
          </m:r>
        </w:ins>
      </m:oMath>
      <w:ins w:author="Polina Vinogradova" w:id="128" w:date="2026-06-30T00:37:59Z"/>
      <w:ins w:author="Polina Vinogradova" w:id="1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unmeasured combinations. The four datasets thus span three assay technologies (competition binding, chemoproteomics, and functional activity) and two readout types (affinity and single-concentration inhibition). Each selectivity definition is computed on the native readout of its dataset and our analyses concern rank correlations between definitions and rank instability, which are both invariant to a common monotone rescaling within a dataset. For this reason, the definitions remain directly comparable across datasets. For the percent-inhibition and </w:t>
        </w:r>
      </w:ins>
      <w:ins w:author="Polina Vinogradova" w:id="130" w:date="2026-06-30T00:37:59Z"/>
      <m:oMath>
        <w:ins w:author="Polina Vinogradova" w:id="13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30" w:date="2026-06-30T00:37:59Z"/>
      <w:ins w:author="Polina Vinogradova" w:id="1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the S-score threshold and entropy/Gini baseline grids were shifted to span each dataset’s active range, while the ratio off-target index </w:t>
        </w:r>
      </w:ins>
      <w:ins w:author="Polina Vinogradova" w:id="132" w:date="2026-06-30T00:37:59Z"/>
      <m:oMath>
        <w:ins w:author="Polina Vinogradova" w:id="13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w:ins w:author="Polina Vinogradova" w:id="132"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w:ins w:author="Polina Vinogradova" w:id="132"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,5}</m:t>
          </m:r>
        </w:ins>
      </m:oMath>
      <w:ins w:author="Polina Vinogradova" w:id="132" w:date="2026-06-30T00:37:59Z"/>
      <w:ins w:author="Polina Vinogradova" w:id="1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left unchanged (it indexes ranked off-targets and so needs no rescaling).</w:t>
        </w:r>
      </w:ins>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3"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excluded two additional candidate datasets. The Gao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single-concentration functional inhibition assay of the same readout type as the Anastassiadis dataset already included, and its raw data are not openly redistributable. Including it would add a second instance of an assay type rather than a new modality. The Patricelli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only a small number of inhibitors against native kinases as a proof of concept for the KiNativ platform. A ranking-stability analysis requires many compounds to produce a meaningful ranking, so this dataset is not suited to the present comparison.</w:t>
        </w:r>
      </w:ins>
    </w:p>
    <w:p w:rsidR="00000000" w:rsidDel="00000000" w:rsidP="00000000" w:rsidRDefault="00000000" w:rsidRPr="00000000" w14:paraId="0000002C">
      <w:pPr>
        <w:pStyle w:val="Heading2"/>
        <w:rPr>
          <w:ins w:author="Polina Vinogradova" w:id="133" w:date="2026-06-30T00:37:59Z"/>
        </w:rPr>
      </w:pPr>
      <w:ins w:author="Polina Vinogradova" w:id="133" w:date="2026-06-30T00:37:59Z">
        <w:r w:rsidDel="00000000" w:rsidR="00000000" w:rsidRPr="00000000">
          <w:rPr>
            <w:rtl w:val="0"/>
          </w:rPr>
          <w:t xml:space="preserve">Selectivity Definitions and Parameterization</w:t>
        </w:r>
      </w:ins>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9"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implemented four selectivity definitions, each including parameters whose values are not standardized in the literature. We discuss each definition below. Throughout, a compound’s binding profile is the vector of its affinities </w:t>
        </w:r>
      </w:ins>
      <w:ins w:author="Polina Vinogradova" w:id="134" w:date="2026-06-30T00:37:59Z"/>
      <m:oMath>
        <w:ins w:author="Polina Vinogradova" w:id="13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34" w:date="2026-06-30T00:37:59Z"/>
      <w:ins w:author="Polina Vinogradova" w:id="13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w:t>
        </w:r>
      </w:ins>
      <w:ins w:author="Polina Vinogradova" w:id="136" w:date="2026-06-30T00:37:59Z"/>
      <m:oMath>
        <w:ins w:author="Polina Vinogradova" w:id="13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136" w:date="2026-06-30T00:37:59Z"/>
      <w:ins w:author="Polina Vinogradova" w:id="1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panel kinases, with higher </w:t>
        </w:r>
      </w:ins>
      <w:ins w:author="Polina Vinogradova" w:id="138" w:date="2026-06-30T00:37:59Z"/>
      <m:oMath>
        <w:ins w:author="Polina Vinogradova" w:id="13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38" w:date="2026-06-30T00:37:59Z"/>
      <w:ins w:author="Polina Vinogradova" w:id="1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denoting tighter binding.</w:t>
        </w:r>
      </w:ins>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55"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39"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the selectivity score as the fraction of the panel that a compound inhibits: the number of kinases “bound” divided by the number tested, where a kinase counts as bound when the compound reduces its activity below a fixed cutoff at a single screening concentration (the original work reports </w:t>
        </w:r>
      </w:ins>
      <w:ins w:author="Polina Vinogradova" w:id="140" w:date="2026-06-30T00:37:59Z"/>
      <m:oMath>
        <w:ins w:author="Polina Vinogradova" w:id="14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S(35)</m:t>
          </m:r>
        </w:ins>
      </m:oMath>
      <w:ins w:author="Polina Vinogradova" w:id="140" w:date="2026-06-30T00:37:59Z"/>
      <w:ins w:author="Polina Vinogradova" w:id="1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42" w:date="2026-06-30T00:37:59Z"/>
      <m:oMath>
        <w:ins w:author="Polina Vinogradova" w:id="14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S(10)</m:t>
          </m:r>
        </w:ins>
      </m:oMath>
      <w:ins w:author="Polina Vinogradova" w:id="142" w:date="2026-06-30T00:37:59Z"/>
      <w:ins w:author="Polina Vinogradova" w:id="14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44" w:date="2026-06-30T00:37:59Z"/>
      <m:oMath>
        <w:ins w:author="Polina Vinogradova" w:id="14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S(1)</m:t>
          </m:r>
        </w:ins>
      </m:oMath>
      <w:ins w:author="Polina Vinogradova" w:id="144" w:date="2026-06-30T00:37:59Z"/>
      <w:ins w:author="Polina Vinogradova" w:id="14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cutoffs of </w:t>
        </w:r>
      </w:ins>
      <w:ins w:author="Polina Vinogradova" w:id="146" w:date="2026-06-30T00:37:59Z"/>
      <m:oMath>
        <w:ins w:author="Polina Vinogradova" w:id="14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46" w:date="2026-06-30T00:37:59Z"/>
      <w:ins w:author="Polina Vinogradova" w:id="14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48" w:date="2026-06-30T00:37:59Z"/>
      <m:oMath>
        <w:ins w:author="Polina Vinogradova" w:id="14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48" w:date="2026-06-30T00:37:59Z"/>
      <w:ins w:author="Polina Vinogradova" w:id="1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50" w:date="2026-06-30T00:37:59Z"/>
      <m:oMath>
        <w:ins w:author="Polina Vinogradova" w:id="15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50" w:date="2026-06-30T00:37:59Z"/>
      <w:ins w:author="Polina Vinogradova" w:id="1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control activity). We implemented the same fraction, expressing the bound criterion as an affinity threshold </w:t>
        </w:r>
      </w:ins>
      <w:ins w:author="Polina Vinogradova" w:id="152" w:date="2026-06-30T00:37:59Z"/>
      <m:oMath>
        <w:ins w:author="Polina Vinogradova" w:id="152" w:date="2026-06-30T00:37:59Z">
          <m:r>
            <m:t>τ</m:t>
          </m:r>
        </w:ins>
      </m:oMath>
      <w:ins w:author="Polina Vinogradova" w:id="152" w:date="2026-06-30T00:37:59Z"/>
      <w:ins w:author="Polina Vinogradova" w:id="15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ins>
      <w:ins w:author="Polina Vinogradova" w:id="154" w:date="2026-06-30T00:37:59Z"/>
      <m:oMath>
        <w:ins w:author="Polina Vinogradova" w:id="15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54" w:date="2026-06-30T00:37:59Z"/>
      <w:ins w:author="Polina Vinogradova" w:id="15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2F">
      <w:pPr>
        <w:jc w:val="center"/>
        <w:rPr>
          <w:ins w:author="Polina Vinogradova" w:id="15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56" w:date="2026-06-30T00:37:59Z"/>
      <m:oMath>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S(</m:t>
          </m:r>
        </w:ins>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&gt;</m:t>
          </m:r>
        </w:ins>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56" w:date="2026-06-30T00:37:59Z"/>
      <w:ins w:author="Polina Vinogradova" w:id="157" w:date="2026-06-30T00:37:59Z">
        <w:r w:rsidDel="00000000" w:rsidR="00000000" w:rsidRPr="00000000">
          <w:rPr>
            <w:rtl w:val="0"/>
          </w:rPr>
        </w:r>
      </w:ins>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5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Karaman et al. defined the cutoff on percent of control activity (</w:t>
        </w:r>
      </w:ins>
      <w:ins w:author="Polina Vinogradova" w:id="158" w:date="2026-06-30T00:37:59Z"/>
      <m:oMath>
        <w:ins w:author="Polina Vinogradova" w:id="15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58" w:date="2026-06-30T00:37:59Z"/>
      <w:ins w:author="Polina Vinogradova" w:id="15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0" w:date="2026-06-30T00:37:59Z"/>
      <m:oMath>
        <w:ins w:author="Polina Vinogradova" w:id="16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60" w:date="2026-06-30T00:37:59Z"/>
      <w:ins w:author="Polina Vinogradova" w:id="16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2" w:date="2026-06-30T00:37:59Z"/>
      <m:oMath>
        <w:ins w:author="Polina Vinogradova" w:id="16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62" w:date="2026-06-30T00:37:59Z"/>
      <w:ins w:author="Polina Vinogradova" w:id="16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work on the </w:t>
        </w:r>
      </w:ins>
      <w:ins w:author="Polina Vinogradova" w:id="164" w:date="2026-06-30T00:37:59Z"/>
      <m:oMath>
        <w:ins w:author="Polina Vinogradova" w:id="16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64" w:date="2026-06-30T00:37:59Z"/>
      <w:ins w:author="Polina Vinogradova" w:id="1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 the equivalent “bound” criterion is an affinity threshold </w:t>
        </w:r>
      </w:ins>
      <w:ins w:author="Polina Vinogradova" w:id="166" w:date="2026-06-30T00:37:59Z"/>
      <m:oMath>
        <w:ins w:author="Polina Vinogradova" w:id="166" w:date="2026-06-30T00:37:59Z">
          <m:r>
            <m:t>τ</m:t>
          </m:r>
        </w:ins>
      </m:oMath>
      <w:ins w:author="Polina Vinogradova" w:id="166" w:date="2026-06-30T00:37:59Z"/>
      <w:ins w:author="Polina Vinogradova" w:id="1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sweeping it reproduces their family of cutoffs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t>
      </w:r>
      <w:del w:author="Polina Vinogradova" w:id="16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swept</w:delText>
        </w:r>
      </w:del>
      <w:ins w:author="Polina Vinogradova" w:id="16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τ</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{5.5,5.75,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values), spanning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cutoffs from approximately 300 nM to 10 nM.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6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selectivity entropy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treats the baseline-subtracted binding profile as a probability distribution</w:delText>
        </w:r>
      </w:del>
      <w:ins w:author="Polina Vinogradova" w:id="169"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the compound’s binding across the panel as a probability distribution and report its Shannon entropy. A profile concentrated on few kinases has low entropy and is selective. In the original definition the weight on each kinase is its association constant </w:t>
        </w:r>
      </w:ins>
      <w:ins w:author="Polina Vinogradova" w:id="170"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70" w:date="2026-06-30T00:37:59Z"/>
      <w:ins w:author="Polina Vinogradova" w:id="1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share of compound that would be bound to kinase </w:t>
        </w:r>
      </w:ins>
      <w:ins w:author="Polina Vinogradova" w:id="172" w:date="2026-06-30T00:37:59Z"/>
      <m:oMath>
        <w:ins w:author="Polina Vinogradova" w:id="17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m:t>
          </m:r>
        </w:ins>
      </m:oMath>
      <w:ins w:author="Polina Vinogradova" w:id="172" w:date="2026-06-30T00:37:59Z"/>
      <w:ins w:author="Polina Vinogradova" w:id="17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equimolar mixture), so </w:t>
        </w:r>
      </w:ins>
      <w:ins w:author="Polina Vinogradova" w:id="174"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a,j</m:t>
            </m:r>
          </m:sub>
        </m:sSub>
      </m:oMath>
      <w:ins w:author="Polina Vinogradova" w:id="174" w:date="2026-06-30T00:37:59Z"/>
      <w:ins w:author="Polina Vinogradova" w:id="1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the entropy on the same log-affinity scale used by the other metrics, weighting each kinase by its affinity in excess of a baseline </w:t>
        </w:r>
      </w:ins>
      <w:ins w:author="Polina Vinogradova" w:id="176" w:date="2026-06-30T00:37:59Z"/>
      <m:oMath>
        <w:ins w:author="Polina Vinogradova" w:id="176" w:date="2026-06-30T00:37:59Z">
          <m:r>
            <m:t>β</m:t>
          </m:r>
        </w:ins>
      </m:oMath>
      <w:ins w:author="Polina Vinogradova" w:id="1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1"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del w:author="Polina Vinogradova" w:id="1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baseline</w:delText>
        </w:r>
      </w:del>
      <w:ins w:author="Polina Vinogradova" w:id="1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below which binding is </w:t>
      </w:r>
      <w:del w:author="Polina Vinogradova" w:id="1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considered</w:delText>
        </w:r>
      </w:del>
      <w:ins w:author="Polina Vinogradova" w:id="1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treated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negligible. </w:t>
      </w:r>
      <w:del w:author="Polina Vinogradova" w:id="1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Lower entropy indicates greater selectivity. We swept</w:delText>
        </w:r>
      </w:del>
      <w:ins w:author="Polina Vinogradova" w:id="1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makes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0" w:date="2026-06-30T00:37:59Z"/>
      <m:oMath>
        <w:del w:author="Polina Vinogradova" w:id="180" w:date="2026-06-30T00:37:59Z">
          <m:r>
            <m:t>β</m:t>
          </m:r>
        </w:del>
        <w:del w:author="Polina Vinogradova" w:id="180" w:date="2026-06-30T00:37:59Z">
          <m:r>
            <m:t>∈</m:t>
          </m:r>
        </w:del>
        <w:del w:author="Polina Vinogradova" w:id="18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{5.0,5.25,</m:t>
          </m:r>
        </w:del>
        <w:del w:author="Polina Vinogradova" w:id="180" w:date="2026-06-30T00:37:59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18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,6.5}</m:t>
          </m:r>
        </w:del>
      </m:oMath>
      <w:del w:author="Polina Vinogradova" w:id="180" w:date="2026-06-30T00:37:59Z"/>
      <w:ins w:author="Polina Vinogradova" w:id="180" w:date="2026-06-30T00:37:59Z"/>
      <m:oMath>
        <w:ins w:author="Polina Vinogradova" w:id="180" w:date="2026-06-30T00:37:59Z">
          <m:r>
            <m:t>β</m:t>
          </m:r>
        </w:ins>
      </m:oMath>
      <w:ins w:author="Polina Vinogradova" w:id="1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 values).</w:delText>
        </w:r>
      </w:del>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Gini coefficient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of the baseline-subtracted profile is</w:delText>
        </w:r>
      </w:del>
    </w:p>
    <w:p w:rsidR="00000000" w:rsidDel="00000000" w:rsidP="00000000" w:rsidRDefault="00000000" w:rsidRPr="00000000" w14:paraId="00000035">
      <w:pPr>
        <w:jc w:val="center"/>
        <w:rPr>
          <w:del w:author="Polina Vinogradova" w:id="183"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explicit parameter (its under-specification motivates property D3 below). We swept </w:t>
        </w:r>
      </w:ins>
      <w:del w:author="Polina Vinogradova" w:id="182" w:date="2026-06-30T00:37:59Z"/>
      <m:oMath>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m:t>
          </m:r>
        </w:del>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2</m:t>
              </m:r>
            </w:del>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m:t>
              </m:r>
            </w:del>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del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82" w:date="2026-06-30T00:37:59Z"/>
      <w:ins w:author="Polina Vinogradova" w:id="182" w:date="2026-06-30T00:37:59Z"/>
      <m:oMath>
        <w:ins w:author="Polina Vinogradova" w:id="182" w:date="2026-06-30T00:37:59Z">
          <m:r>
            <m:t>β</m:t>
          </m:r>
        </w:ins>
        <w:ins w:author="Polina Vinogradova" w:id="182" w:date="2026-06-30T00:37:59Z">
          <m:r>
            <m:t>∈</m:t>
          </m:r>
        </w:ins>
        <w:ins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{5.0,5.25,</m:t>
          </m:r>
        </w:ins>
        <w:ins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8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,6.5}</m:t>
          </m:r>
        </w:ins>
      </m:oMath>
      <w:ins w:author="Polina Vinogradova" w:id="182" w:date="2026-06-30T00:37:59Z"/>
      <w:del w:author="Polina Vinogradova" w:id="183" w:date="2026-06-30T00:37:59Z">
        <w:r w:rsidDel="00000000" w:rsidR="00000000" w:rsidRPr="00000000">
          <w:rPr>
            <w:rtl w:val="0"/>
          </w:rPr>
        </w:r>
      </w:del>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3"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values). The association-constant and log-affinity weightings are distinct reasonable choices that can rank compounds differently, which is itself an instance of the definitional instability this paper characterizes. We quantify the difference below.</w:t>
        </w:r>
      </w:ins>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3"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183"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kinases are sorted by activity and the cumulative fraction of total binding is plotted against the cumulative fraction of kinases (a Lorenz curve). The Gini coefficient, which measures how unequally is binding distributed across the kinome, is twice the area between this curve and the diagonal of equal distribution. The original work computes it from percent-inhibition values. We applied the standard discrete Gini formula to the same baseline-subtracted log-affinities used for the entropy:</w:t>
        </w:r>
      </w:ins>
    </w:p>
    <w:p w:rsidR="00000000" w:rsidDel="00000000" w:rsidP="00000000" w:rsidRDefault="00000000" w:rsidRPr="00000000" w14:paraId="00000038">
      <w:pPr>
        <w:jc w:val="center"/>
        <w:rPr>
          <w:ins w:author="Polina Vinogradova" w:id="185"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84"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=max(p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 0)</m:t>
          </m:r>
        </w:del>
      </m:oMath>
      <w:del w:author="Polina Vinogradova" w:id="184" w:date="2026-06-30T00:37:59Z"/>
      <w:ins w:author="Polina Vinogradova" w:id="184" w:date="2026-06-30T00:37:59Z"/>
      <m:oMath>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m:t>
          </m:r>
        </w:ins>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2</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m:t>
              </m:r>
            </w:ins>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=max(p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 0) sorted ascending.</m:t>
          </m:r>
        </w:ins>
      </m:oMath>
      <w:ins w:author="Polina Vinogradova" w:id="184" w:date="2026-06-30T00:37:59Z"/>
      <w:del w:author="Polina Vinogradova" w:id="1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sorted in ascending order. Higher values indicate greater selectivity. </w:delText>
        </w:r>
      </w:del>
      <w:ins w:author="Polina Vinogradova" w:id="185" w:date="2026-06-30T00:37:59Z">
        <w:r w:rsidDel="00000000" w:rsidR="00000000" w:rsidRPr="00000000">
          <w:rPr>
            <w:rtl w:val="0"/>
          </w:rPr>
        </w:r>
      </w:ins>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6"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swept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the same range as for the entropy.</w:t>
      </w:r>
      <w:del w:author="Polina Vinogradova" w:id="186" w:date="2026-06-30T00:37:59Z">
        <w:r w:rsidDel="00000000" w:rsidR="00000000" w:rsidRPr="00000000">
          <w:rPr>
            <w:rtl w:val="0"/>
          </w:rPr>
        </w:r>
      </w:del>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90"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1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ratio</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definition measures the gap</w:delText>
        </w:r>
      </w:del>
      <w:ins w:author="Polina Vinogradova" w:id="1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whose binding is concentrated on one kinase has a highly unequal distribution and </w:t>
        </w:r>
      </w:ins>
      <w:ins w:author="Polina Vinogradova" w:id="187" w:date="2026-06-30T00:37:59Z"/>
      <m:oMath>
        <w:ins w:author="Polina Vinogradova" w:id="18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87" w:date="2026-06-30T00:37:59Z"/>
      <w:ins w:author="Polina Vinogradova" w:id="1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1, while a compound that binds many kinases equally has </w:t>
        </w:r>
      </w:ins>
      <w:ins w:author="Polina Vinogradova" w:id="189" w:date="2026-06-30T00:37:59Z"/>
      <m:oMath>
        <w:ins w:author="Polina Vinogradova" w:id="18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89" w:date="2026-06-30T00:37:59Z"/>
      <w:ins w:author="Polina Vinogradova" w:id="1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0. Higher values therefore indicate greater selectivity.</w:t>
        </w:r>
      </w:ins>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90"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Classical pharmacological selectivity is pairwise: how much more tightly does a compound bind its primary target than an off-target? We implemented this as the fold-selectivity, in log units,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the primary target and </w:t>
      </w:r>
      <w:del w:author="Polina Vinogradova" w:id="1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specified</w:delText>
        </w:r>
      </w:del>
      <w:ins w:author="Polina Vinogradova" w:id="1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ins>
      <w:ins w:author="Polina Vinogradova" w:id="192" w:date="2026-06-30T00:37:59Z"/>
      <m:oMath>
        <w:ins w:author="Polina Vinogradova" w:id="19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92" w:date="2026-06-30T00:37:59Z"/>
      <w:ins w:author="Polina Vinogradova" w:id="1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off-target:</w:t>
      </w:r>
    </w:p>
    <w:p w:rsidR="00000000" w:rsidDel="00000000" w:rsidP="00000000" w:rsidRDefault="00000000" w:rsidRPr="00000000" w14:paraId="0000003C">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94" w:date="2026-06-30T00:37:59Z"/>
      <m:oMath>
        <w:del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R(k)=p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del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del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94" w:date="2026-06-30T00:37:59Z"/>
      <w:ins w:author="Polina Vinogradova" w:id="194" w:date="2026-06-30T00:37:59Z"/>
      <m:oMath>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R(k)=p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den>
        </m:f>
        <w:ins w:author="Polina Vinogradova" w:id="1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94" w:date="2026-06-30T00:37:59Z"/>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02"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denotes</w:delText>
        </w:r>
      </w:del>
      <w:ins w:author="Polina Vinogradova" w:id="1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largest affinity in the profile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{1,2,3,4,5}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indexes</w:delText>
        </w:r>
      </w:del>
      <w:ins w:author="Polina Vinogradova" w:id="1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ins w:author="Polina Vinogradova" w:id="19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off-target</w:t>
      </w:r>
      <w:del w:author="Polina Vinogradova" w:id="1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as reference. Higher values indicate greater selectivity</w:delText>
        </w:r>
      </w:del>
      <w:ins w:author="Polina Vinogradova" w:id="1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prototypical member of the ratio family, which also includes the concentration- and target-dependent selectivity (CATDS) score of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Members of the ratio family of selectivity definitions are concentration-dependent fractions quantifying the binding reduction at one target relative to the summed reduction across all targets. We use the simpler fold-selectivity because the reference off-target index </w:t>
        </w:r>
      </w:ins>
      <w:ins w:author="Polina Vinogradova" w:id="199" w:date="2026-06-30T00:37:59Z"/>
      <m:oMath>
        <w:ins w:author="Polina Vinogradova" w:id="1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99" w:date="2026-06-30T00:37:59Z"/>
      <w:ins w:author="Polina Vinogradova" w:id="2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then an explicit parameter whose effect can be studied directly. A larger affinity gap to the nearest competitor means greater selectivity, so higher </w:t>
        </w:r>
      </w:ins>
      <w:ins w:author="Polina Vinogradova" w:id="201" w:date="2026-06-30T00:37:59Z"/>
      <m:oMath>
        <w:ins w:author="Polina Vinogradova" w:id="2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201" w:date="2026-06-30T00:37:59Z"/>
      <w:ins w:author="Polina Vinogradova" w:id="20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greater selectivity.</w:t>
        </w:r>
      </w:ins>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02" w:date="2026-06-30T00:37:59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Faithfulness to the original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ratio are computed in the form given by their original sources (a panel-hit fraction and a primary-to-off-target affinity ratio, respectively). For the entropy and the Gini coefficient, we used the baseline-subtracted log-affinity profile in place of the original association constants (entropy) and percent-inhibition values (Gini), so that all four metrics operate on one common scale, and so that the baseline </w:t>
        </w:r>
      </w:ins>
      <w:ins w:author="Polina Vinogradova" w:id="203" w:date="2026-06-30T00:37:59Z"/>
      <m:oMath>
        <w:ins w:author="Polina Vinogradova" w:id="203" w:date="2026-06-30T00:37:59Z">
          <m:r>
            <m:t>β</m:t>
          </m:r>
        </w:ins>
      </m:oMath>
      <w:ins w:author="Polina Vinogradova" w:id="203" w:date="2026-06-30T00:37:59Z"/>
      <w:ins w:author="Polina Vinogradova" w:id="20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appears as an explicit parameter. To confirm that this choice does not silently determine our conclusions, we recomputed the entropy and Gini in forms closer to the originals (association-constant weighting) and compared the resulting rankings with the log-affinity forms. The two operationalizations differ substantially — for entropy, Spearman </w:t>
        </w:r>
      </w:ins>
      <w:ins w:author="Polina Vinogradova" w:id="205" w:date="2026-06-30T00:37:59Z"/>
      <m:oMath>
        <w:ins w:author="Polina Vinogradova" w:id="2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r=0.42</m:t>
          </m:r>
        </w:ins>
      </m:oMath>
      <w:ins w:author="Polina Vinogradova" w:id="205" w:date="2026-06-30T00:37:59Z"/>
      <w:ins w:author="Polina Vinogradova" w:id="20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and </w:t>
        </w:r>
      </w:ins>
      <w:ins w:author="Polina Vinogradova" w:id="207" w:date="2026-06-30T00:37:59Z"/>
      <m:oMath>
        <w:ins w:author="Polina Vinogradova" w:id="2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07" w:date="2026-06-30T00:37:59Z"/>
      <w:ins w:author="Polina Vinogradova" w:id="2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while for Gini, </w:t>
        </w:r>
      </w:ins>
      <w:ins w:author="Polina Vinogradova" w:id="209" w:date="2026-06-30T00:37:59Z"/>
      <m:oMath>
        <w:ins w:author="Polina Vinogradova" w:id="2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r=0.11</m:t>
          </m:r>
        </w:ins>
      </m:oMath>
      <w:ins w:author="Polina Vinogradova" w:id="209" w:date="2026-06-30T00:37:59Z"/>
      <w:ins w:author="Polina Vinogradova" w:id="21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11" w:date="2026-06-30T00:37:59Z"/>
      <m:oMath>
        <w:ins w:author="Polina Vinogradova" w:id="21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11" w:date="2026-06-30T00:37:59Z"/>
      <w:ins w:author="Polina Vinogradova" w:id="21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(Supporting Information, Figure S1). This confirms that the operationalization of a named metric is itself a source of the definitional instability we report, not a neutral implementation detail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d03d5929phle" w:id="8"/>
    <w:bookmarkEnd w:id="8"/>
    <w:p w:rsidR="00000000" w:rsidDel="00000000" w:rsidP="00000000" w:rsidRDefault="00000000" w:rsidRPr="00000000" w14:paraId="0000003F">
      <w:pPr>
        <w:pStyle w:val="Heading2"/>
        <w:rPr/>
      </w:pPr>
      <w:r w:rsidDel="00000000" w:rsidR="00000000" w:rsidRPr="00000000">
        <w:rPr>
          <w:rtl w:val="0"/>
        </w:rPr>
        <w:t xml:space="preserve">Rank Stability Analysis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definition and each parameter value, compounds were ranked from most selective (rank 1) to least selective (rank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compounds in the dataset). Ties were broken by average rank. This yielded 30 rank vectors per dataset: 11 for the S-score, 7 for entropy, 7 for Gini, and 5 for ratio.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compound, rank instability was quantified as the standard deviation of its rank across all 30 configurations (overall instability) and separately across </w:t>
      </w:r>
      <w:ins w:author="Polina Vinogradova" w:id="21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configurations within each definition family (within-family instability). Cross-definition agreement was assessed using Spearman rank correlation between the median rank vectors of each definition family. The median was taken across parameter values within each family prior to correlation to obtain a single representative ranking per definition.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6"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Associations between rank instability and binding profile features were assessed using Spearman correlation. Profile features computed for each compound included: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top and second-ranked affinities, the standard deviation and range of active affinities, and the absolute affinity of the second-ranked target. All correlations are reported with two-tailed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w:t>
      </w:r>
      <w:del w:author="Polina Vinogradova" w:id="2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significance</w:delText>
        </w:r>
      </w:del>
      <w:ins w:author="Polina Vinogradova" w:id="2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Significance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denoted *, **, and *** respectively. Analyses were performed in Python 3.10 using NumPy, pandas, and SciPy.</w:t>
      </w:r>
      <w:del w:author="Polina Vinogradova" w:id="2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21–23</w:t>
      </w:r>
      <w:del w:author="Polina Vinogradova" w:id="2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r w:rsidDel="00000000" w:rsidR="00000000" w:rsidRPr="00000000">
          <w:rPr>
            <w:rtl w:val="0"/>
          </w:rPr>
        </w:r>
      </w:del>
    </w:p>
    <w:bookmarkStart w:colFirst="0" w:colLast="0" w:name="h5w29etmhh3v" w:id="9"/>
    <w:bookmarkEnd w:id="9"/>
    <w:p w:rsidR="00000000" w:rsidDel="00000000" w:rsidP="00000000" w:rsidRDefault="00000000" w:rsidRPr="00000000" w14:paraId="00000043">
      <w:pPr>
        <w:pStyle w:val="Heading2"/>
        <w:rPr>
          <w:del w:author="Polina Vinogradova" w:id="216" w:date="2026-06-30T00:37:59Z"/>
        </w:rPr>
      </w:pPr>
      <w:del w:author="Polina Vinogradova" w:id="216" w:date="2026-06-30T00:37:59Z">
        <w:r w:rsidDel="00000000" w:rsidR="00000000" w:rsidRPr="00000000">
          <w:rPr>
            <w:rtl w:val="0"/>
          </w:rPr>
          <w:delText xml:space="preserve">Clinical Outcome Data</w:delText>
        </w:r>
      </w:del>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2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 the subset of Klaeger compounds that are FDA-approved (</w:delText>
        </w:r>
      </w:del>
      <w:ins w:author="Polina Vinogradova" w:id="2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secondary analysis relating selectivity rankings to clinical adverse-event outcomes (FAERS report rates and FDA-label discontinuation rates for the FDA-approved Klaeger compounds) is summarized in the Limitations section and reported in full in the Supporting Information section</w:t>
        </w:r>
      </w:ins>
      <w:del w:author="Polina Vinogradova" w:id="217" w:date="2026-06-30T00:37:59Z"/>
      <m:oMath>
        <w:del w:author="Polina Vinogradova" w:id="21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n=46</m:t>
          </m:r>
        </w:del>
      </m:oMath>
      <w:del w:author="Polina Vinogradova" w:id="217" w:date="2026-06-30T00:37:59Z"/>
      <w:del w:author="Polina Vinogradova" w:id="2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after excluding drugs with no FAERS records), adverse event report counts were retrieved from the FDA Adverse Event Reporting System (FAERS) via the openFDA API. Total report counts, serious event counts, and death and hospitalization subcounts were retrieved per drug. Serious event rates and death rates were computed by normalizing subcounts by total reports per drug.</w:delText>
        </w:r>
      </w:del>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2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Treatment discontinuation rates due to adverse events were extracted from FDA drug labels retrieved via the openFDA label API for 33 approved drugs with available adverse reactions sections. Label text was reviewed manually to identify the primary clinical trial discontinuation rate attributable to adverse reactions.</w:delText>
        </w:r>
      </w:del>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Associations between selectivity scores and each clinical outcome measure were assessed using Spearman correlation across drugs with available data</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ja5m0aoadc9" w:id="10"/>
    <w:bookmarkEnd w:id="10"/>
    <w:p w:rsidR="00000000" w:rsidDel="00000000" w:rsidP="00000000" w:rsidRDefault="00000000" w:rsidRPr="00000000" w14:paraId="00000047">
      <w:pPr>
        <w:pStyle w:val="Heading1"/>
        <w:rPr/>
      </w:pPr>
      <w:r w:rsidDel="00000000" w:rsidR="00000000" w:rsidRPr="00000000">
        <w:rPr>
          <w:rtl w:val="0"/>
        </w:rPr>
        <w:t xml:space="preserve">Results</w:t>
      </w:r>
    </w:p>
    <w:bookmarkStart w:colFirst="0" w:colLast="0" w:name="uod0cw31rqgd" w:id="11"/>
    <w:bookmarkEnd w:id="11"/>
    <w:p w:rsidR="00000000" w:rsidDel="00000000" w:rsidP="00000000" w:rsidRDefault="00000000" w:rsidRPr="00000000" w14:paraId="00000048">
      <w:pPr>
        <w:pStyle w:val="Heading2"/>
        <w:rPr/>
      </w:pPr>
      <w:r w:rsidDel="00000000" w:rsidR="00000000" w:rsidRPr="00000000">
        <w:rPr>
          <w:rtl w:val="0"/>
        </w:rPr>
        <w:t xml:space="preserve">Selectivity Definitions Cluster into Two Families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30 parameter configurations (11 S-score thresholds, 7 entropy baselines, 7 Gini baselines, 5 ratio off-target indices), compound rankings were computed for all drugs in both datasets. Spearman correlations between the median ranking of each definition family reveal a consistent two-cluster structure (Table </w:t>
      </w:r>
      <w:del w:author="Polina Vinogradova" w:id="219" w:date="2026-06-30T00:37:59Z">
        <w:r w:rsidDel="00000000" w:rsidR="00000000" w:rsidRPr="00000000">
          <w:fldChar w:fldCharType="begin"/>
          <w:delInstrText xml:space="preserve"> HYPERLINK \l "ahcijhk4gng5"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219" w:date="2026-06-30T00:37:59Z">
        <w:r w:rsidDel="00000000" w:rsidR="00000000" w:rsidRPr="00000000">
          <w:fldChar w:fldCharType="begin"/>
          <w:instrText xml:space="preserve"> HYPERLINK \l "o3jg8peozf80"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dataset, S-score, entropy, and Gini are mutually correlated (</w:t>
      </w:r>
      <m:oMath>
        <m:r>
          <w:rPr>
            <w:rFonts w:ascii="Aptos" w:cs="Aptos" w:eastAsia="Aptos" w:hAnsi="Aptos"/>
            <w:b w:val="0"/>
            <w:bCs w:val="0"/>
            <w:i w:val="0"/>
            <w:iCs w:val="0"/>
            <w:smallCaps w:val="0"/>
            <w:strike w:val="0"/>
            <w:color w:val="000000"/>
            <w:sz w:val="24"/>
            <w:szCs w:val="24"/>
            <w:u w:val="none"/>
            <w:shd w:fill="auto" w:val="clear"/>
            <w:vertAlign w:val="baseline"/>
          </w:rPr>
          <m:t xml:space="preserve">r=0.91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ratio correlates substantially less with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larger Klaeger dataset, the same structure is preserved but with lower within-cluster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r=0.75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reflecting greater diversity of binding profiles among the 222 clinical compounds. The ratio definition is the consistent outlier in both datasets, with cross-family correlations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hcijhk4gng5" w:id="12"/>
    <w:bookmarkEnd w:id="12"/>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del w:author="Polina Vinogradova" w:id="220"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1.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Spearman correlations between median rankings by definition family. Upper triangle: Davis (</w:t>
      </w:r>
      <m:oMath>
        <m:r>
          <w:rPr>
            <w:rFonts w:ascii="Aptos" w:cs="Aptos" w:eastAsia="Aptos" w:hAnsi="Aptos"/>
            <w:b w:val="0"/>
            <w:bCs w:val="0"/>
            <w:i w:val="1"/>
            <w:iCs w:val="1"/>
            <w:smallCaps w:val="0"/>
            <w:strike w:val="0"/>
            <w:color w:val="000000"/>
            <w:sz w:val="24"/>
            <w:szCs w:val="24"/>
            <w:u w:val="none"/>
            <w:shd w:fill="auto" w:val="clear"/>
            <w:vertAlign w:val="baseline"/>
          </w:rPr>
          <m:t xml:space="preserve">n=68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Lower triangle: Klaeger (</w:t>
      </w:r>
      <m:oMath>
        <m:r>
          <w:rPr>
            <w:rFonts w:ascii="Aptos" w:cs="Aptos" w:eastAsia="Aptos" w:hAnsi="Aptos"/>
            <w:b w:val="0"/>
            <w:bCs w:val="0"/>
            <w:i w:val="1"/>
            <w:iCs w:val="1"/>
            <w:smallCaps w:val="0"/>
            <w:strike w:val="0"/>
            <w:color w:val="000000"/>
            <w:sz w:val="24"/>
            <w:szCs w:val="24"/>
            <w:u w:val="none"/>
            <w:shd w:fill="auto" w:val="clear"/>
            <w:vertAlign w:val="baseline"/>
          </w:rPr>
          <m:t xml:space="preserve">n=222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0.949</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0.954</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0.454</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0.910</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0.745</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0.869</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0.480</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0.617</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two-family structure reflects a fundamental difference in what the definitions measure. The S-score, entropy, and Gini all quantify the concentration of activity across the full kinase panel</w:t>
      </w:r>
      <w:del w:author="Polina Vinogradova" w:id="2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w:delText>
        </w:r>
      </w:del>
      <w:ins w:author="Polina Vinogradova" w:id="2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differ in functional form but respond to the same underlying property of the binding profile. The ratio definition, by contrast, quantifies the gap between the primary target and a specific off-target, ignoring the remainder of the binding profile entirely. A compound that strongly inhibits one kinase and moderately inhibits twenty others will be ranked as highly selective by ratio (large gap to the second target) but as moderately promiscuous by entropy and Gini (activity distributed across many targets).</w:t>
      </w:r>
    </w:p>
    <w:p w:rsidR="00000000" w:rsidDel="00000000" w:rsidP="00000000" w:rsidRDefault="00000000" w:rsidRPr="00000000" w14:paraId="00000065">
      <w:pPr>
        <w:pStyle w:val="Heading2"/>
        <w:rPr>
          <w:ins w:author="Polina Vinogradova" w:id="222" w:date="2026-06-30T00:37:59Z"/>
        </w:rPr>
      </w:pPr>
      <w:ins w:author="Polina Vinogradova" w:id="222" w:date="2026-06-30T00:37:59Z">
        <w:r w:rsidDel="00000000" w:rsidR="00000000" w:rsidRPr="00000000">
          <w:rPr>
            <w:rtl w:val="0"/>
          </w:rPr>
          <w:t xml:space="preserve">The Two-Family Structure Replicates Across Assay Technologies</w:t>
        </w:r>
      </w:ins>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3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22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Davis and Klaeger pattern of Table </w:t>
        </w:r>
        <w:r w:rsidDel="00000000" w:rsidR="00000000" w:rsidRPr="00000000">
          <w:fldChar w:fldCharType="begin"/>
        </w:r>
        <w:r w:rsidDel="00000000" w:rsidR="00000000" w:rsidRPr="00000000">
          <w:instrText xml:space="preserve">HYPERLINK \l "o3jg8peozf80"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to the two further datasets, across three assay technologies and both readout types (Figure </w:t>
        </w:r>
        <w:r w:rsidDel="00000000" w:rsidR="00000000" w:rsidRPr="00000000">
          <w:fldChar w:fldCharType="begin"/>
        </w:r>
        <w:r w:rsidDel="00000000" w:rsidR="00000000" w:rsidRPr="00000000">
          <w:instrText xml:space="preserve">HYPERLINK \l "ehmsh44zhvbn"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all four, the S-score, entropy, and Gini remain mutually correlated (within-family Spearman </w:t>
        </w:r>
      </w:ins>
      <w:ins w:author="Polina Vinogradova" w:id="223" w:date="2026-06-30T00:37:59Z"/>
      <m:oMath>
        <w:ins w:author="Polina Vinogradova" w:id="22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r=0.74</m:t>
          </m:r>
        </w:ins>
      </m:oMath>
      <w:ins w:author="Polina Vinogradova" w:id="223" w:date="2026-06-30T00:37:59Z"/>
      <w:ins w:author="Polina Vinogradova" w:id="22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5" w:date="2026-06-30T00:37:59Z"/>
      <m:oMath>
        <w:ins w:author="Polina Vinogradova" w:id="22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225" w:date="2026-06-30T00:37:59Z"/>
      <w:ins w:author="Polina Vinogradova" w:id="2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ratio definition is the consistent outlier. Its correlation with the distribution-based family is </w:t>
        </w:r>
      </w:ins>
      <w:ins w:author="Polina Vinogradova" w:id="227" w:date="2026-06-30T00:37:59Z"/>
      <m:oMath>
        <w:ins w:author="Polina Vinogradova" w:id="22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0.52</m:t>
          </m:r>
        </w:ins>
      </m:oMath>
      <w:ins w:author="Polina Vinogradova" w:id="227" w:date="2026-06-30T00:37:59Z"/>
      <w:ins w:author="Polina Vinogradova" w:id="2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9" w:date="2026-06-30T00:37:59Z"/>
      <m:oMath>
        <w:ins w:author="Polina Vinogradova" w:id="22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0.56</m:t>
          </m:r>
        </w:ins>
      </m:oMath>
      <w:ins w:author="Polina Vinogradova" w:id="229" w:date="2026-06-30T00:37:59Z"/>
      <w:ins w:author="Polina Vinogradova" w:id="2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Anastassiadis functional-activity dataset and only </w:t>
        </w:r>
      </w:ins>
      <w:ins w:author="Polina Vinogradova" w:id="231" w:date="2026-06-30T00:37:59Z"/>
      <m:oMath>
        <w:ins w:author="Polina Vinogradova" w:id="23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0.14</m:t>
          </m:r>
        </w:ins>
      </m:oMath>
      <w:ins w:author="Polina Vinogradova" w:id="231" w:date="2026-06-30T00:37:59Z"/>
      <w:ins w:author="Polina Vinogradova" w:id="23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3" w:date="2026-06-30T00:37:59Z"/>
      <m:oMath>
        <w:ins w:author="Polina Vinogradova" w:id="23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0.19</m:t>
          </m:r>
        </w:ins>
      </m:oMath>
      <w:ins w:author="Polina Vinogradova" w:id="233" w:date="2026-06-30T00:37:59Z"/>
      <w:ins w:author="Polina Vinogradova" w:id="2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Metz </w:t>
        </w:r>
      </w:ins>
      <w:ins w:author="Polina Vinogradova" w:id="235" w:date="2026-06-30T00:37:59Z"/>
      <m:oMath>
        <w:ins w:author="Polina Vinogradova" w:id="23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3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235" w:date="2026-06-30T00:37:59Z"/>
      <w:ins w:author="Polina Vinogradova" w:id="2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The degree of separation varies with the assay, but in every case the ratio definition measures something the distribution-based definitions do not.</w:t>
        </w:r>
      </w:ins>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64"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2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instability findings also replicate. Compounds with no active kinases (Type 1, below) are markedly more rank-unstable than active compounds wherever such compounds exist: mean rank </w:t>
        </w:r>
      </w:ins>
      <w:ins w:author="Polina Vinogradova" w:id="237" w:date="2026-06-30T00:37:59Z"/>
      <m:oMath>
        <w:ins w:author="Polina Vinogradova" w:id="237" w:date="2026-06-30T00:37:59Z">
          <m:r>
            <m:t>σ</m:t>
          </m:r>
        </w:ins>
        <w:ins w:author="Polina Vinogradova" w:id="23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=37.6</m:t>
          </m:r>
        </w:ins>
      </m:oMath>
      <w:ins w:author="Polina Vinogradova" w:id="237" w:date="2026-06-30T00:37:59Z"/>
      <w:ins w:author="Polina Vinogradova" w:id="23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39" w:date="2026-06-30T00:37:59Z"/>
      <m:oMath>
        <w:ins w:author="Polina Vinogradova" w:id="23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22.0</m:t>
          </m:r>
        </w:ins>
      </m:oMath>
      <w:ins w:author="Polina Vinogradova" w:id="239" w:date="2026-06-30T00:37:59Z"/>
      <w:ins w:author="Polina Vinogradova" w:id="24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Anastassiadis and </w:t>
        </w:r>
      </w:ins>
      <w:ins w:author="Polina Vinogradova" w:id="241" w:date="2026-06-30T00:37:59Z"/>
      <m:oMath>
        <w:ins w:author="Polina Vinogradova" w:id="24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178.7</m:t>
          </m:r>
        </w:ins>
      </m:oMath>
      <w:ins w:author="Polina Vinogradova" w:id="241" w:date="2026-06-30T00:37:59Z"/>
      <w:ins w:author="Polina Vinogradova" w:id="2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3" w:date="2026-06-30T00:37:59Z"/>
      <m:oMath>
        <w:ins w:author="Polina Vinogradova" w:id="24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108.2</m:t>
          </m:r>
        </w:ins>
      </m:oMath>
      <w:ins w:author="Polina Vinogradova" w:id="243" w:date="2026-06-30T00:37:59Z"/>
      <w:ins w:author="Polina Vinogradova" w:id="2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matching the </w:t>
        </w:r>
      </w:ins>
      <w:ins w:author="Polina Vinogradova" w:id="245" w:date="2026-06-30T00:37:59Z"/>
      <m:oMath>
        <w:ins w:author="Polina Vinogradova" w:id="24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73.8</m:t>
          </m:r>
        </w:ins>
      </m:oMath>
      <w:ins w:author="Polina Vinogradova" w:id="245" w:date="2026-06-30T00:37:59Z"/>
      <w:ins w:author="Polina Vinogradova" w:id="24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7" w:date="2026-06-30T00:37:59Z"/>
      <m:oMath>
        <w:ins w:author="Polina Vinogradova" w:id="24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32.4</m:t>
          </m:r>
        </w:ins>
      </m:oMath>
      <w:ins w:author="Polina Vinogradova" w:id="247" w:date="2026-06-30T00:37:59Z"/>
      <w:ins w:author="Polina Vinogradova" w:id="24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on Klaeger (Davis contains no zero-active compounds). Within the distribution-based family, the number of active kinases negatively predicts entropy instability in every dataset (</w:t>
        </w:r>
      </w:ins>
      <w:ins w:author="Polina Vinogradova" w:id="249" w:date="2026-06-30T00:37:59Z"/>
      <m:oMath>
        <w:ins w:author="Polina Vinogradova" w:id="24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r=−0.28</m:t>
          </m:r>
        </w:ins>
      </m:oMath>
      <w:ins w:author="Polina Vinogradova" w:id="249" w:date="2026-06-30T00:37:59Z"/>
      <w:ins w:author="Polina Vinogradova" w:id="25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251" w:date="2026-06-30T00:37:59Z"/>
      <m:oMath>
        <w:ins w:author="Polina Vinogradova" w:id="25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51" w:date="2026-06-30T00:37:59Z"/>
      <w:ins w:author="Polina Vinogradova" w:id="25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top</w:t>
        </w:r>
      </w:ins>
      <w:ins w:author="Polina Vinogradova" w:id="253"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53" w:date="2026-06-30T00:37:59Z"/>
      <w:ins w:author="Polina Vinogradova" w:id="25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55"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55" w:date="2026-06-30T00:37:59Z"/>
      <w:ins w:author="Polina Vinogradova" w:id="25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gap predicts ratio instability on Davis, Klaeger, and Metz (</w:t>
        </w:r>
      </w:ins>
      <w:ins w:author="Polina Vinogradova" w:id="257" w:date="2026-06-30T00:37:59Z"/>
      <m:oMath>
        <w:ins w:author="Polina Vinogradova" w:id="25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r=−0.45</m:t>
          </m:r>
        </w:ins>
      </m:oMath>
      <w:ins w:author="Polina Vinogradova" w:id="257" w:date="2026-06-30T00:37:59Z"/>
      <w:ins w:author="Polina Vinogradova" w:id="25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59" w:date="2026-06-30T00:37:59Z"/>
      <m:oMath>
        <w:ins w:author="Polina Vinogradova" w:id="25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−0.34</m:t>
          </m:r>
        </w:ins>
      </m:oMath>
      <w:ins w:author="Polina Vinogradova" w:id="259" w:date="2026-06-30T00:37:59Z"/>
      <w:ins w:author="Polina Vinogradova" w:id="26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61" w:date="2026-06-30T00:37:59Z"/>
      <m:oMath>
        <w:ins w:author="Polina Vinogradova" w:id="26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−0.26</m:t>
          </m:r>
        </w:ins>
      </m:oMath>
      <w:ins w:author="Polina Vinogradova" w:id="261" w:date="2026-06-30T00:37:59Z"/>
      <w:ins w:author="Polina Vinogradova" w:id="26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263" w:date="2026-06-30T00:37:59Z"/>
      <m:oMath>
        <w:ins w:author="Polina Vinogradova" w:id="26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p&lt;0.001</m:t>
          </m:r>
        </w:ins>
      </m:oMath>
      <w:ins w:author="Polina Vinogradova" w:id="263" w:date="2026-06-30T00:37:59Z"/>
      <w:ins w:author="Polina Vinogradova" w:id="26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detailed below.</w:t>
        </w:r>
      </w:ins>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6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2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34000" cy="1549174"/>
                      </a:xfrm>
                      <a:prstGeom prst="rect"/>
                      <a:ln/>
                    </pic:spPr>
                  </pic:pic>
                </a:graphicData>
              </a:graphic>
            </wp:inline>
          </w:drawing>
        </w:r>
      </w:ins>
      <w:ins w:author="Polina Vinogradova" w:id="266" w:date="2026-06-30T00:37:59Z">
        <w:r w:rsidDel="00000000" w:rsidR="00000000" w:rsidRPr="00000000">
          <w:rPr>
            <w:rtl w:val="0"/>
          </w:rPr>
        </w:r>
      </w:ins>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268" w:date="2026-06-30T00:37:59Z"/>
          <w:rFonts w:ascii="Aptos" w:cs="Aptos" w:eastAsia="Aptos" w:hAnsi="Aptos"/>
          <w:b w:val="0"/>
          <w:bCs w:val="0"/>
          <w:i w:val="1"/>
          <w:iCs w:val="1"/>
          <w:smallCaps w:val="0"/>
          <w:strike w:val="0"/>
          <w:color w:val="000000"/>
          <w:sz w:val="24"/>
          <w:szCs w:val="24"/>
          <w:u w:val="none"/>
          <w:shd w:fill="auto" w:val="clear"/>
          <w:vertAlign w:val="baseline"/>
        </w:rPr>
      </w:pPr>
      <w:ins w:author="Polina Vinogradova" w:id="266"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Spearman correlations between the median rankings of the four selectivity definitions, computed independently on each of the four datasets (compound </w:t>
        </w:r>
      </w:ins>
      <w:ins w:author="Polina Vinogradova" w:id="267" w:date="2026-06-30T00:37:59Z"/>
      <m:oMath>
        <w:ins w:author="Polina Vinogradova" w:id="267" w:date="2026-06-30T00:37:59Z">
          <m:r>
            <m:t>×</m:t>
          </m:r>
        </w:ins>
      </m:oMath>
      <w:ins w:author="Polina Vinogradova" w:id="267" w:date="2026-06-30T00:37:59Z"/>
      <w:ins w:author="Polina Vinogradova" w:id="268"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kinase panel sizes shown). In every dataset the S-score (S), entropy (Ent), and Gini cluster together while the ratio is the consistent outlier (the ratio row and column are the least green throughout), confirming the two-family structure across competition-binding, chemoproteomic, and functional-activity assays.</w:t>
        </w:r>
      </w:ins>
    </w:p>
    <w:bookmarkStart w:colFirst="0" w:colLast="0" w:name="aq7jxnjuu427" w:id="13"/>
    <w:bookmarkEnd w:id="13"/>
    <w:p w:rsidR="00000000" w:rsidDel="00000000" w:rsidP="00000000" w:rsidRDefault="00000000" w:rsidRPr="00000000" w14:paraId="0000006A">
      <w:pPr>
        <w:pStyle w:val="Heading2"/>
        <w:rPr/>
      </w:pPr>
      <w:r w:rsidDel="00000000" w:rsidR="00000000" w:rsidRPr="00000000">
        <w:rPr>
          <w:rtl w:val="0"/>
        </w:rPr>
        <w:t xml:space="preserve">Rank Instability Is Structured and Predictable</w:t>
      </w:r>
    </w:p>
    <w:bookmarkStart w:colFirst="0" w:colLast="0" w:name="o9uixcnlxtbm" w:id="14"/>
    <w:bookmarkEnd w:id="14"/>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6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33900" cy="1130624"/>
                      </a:xfrm>
                      <a:prstGeom prst="rect"/>
                      <a:ln/>
                    </pic:spPr>
                  </pic:pic>
                </a:graphicData>
              </a:graphic>
            </wp:inline>
          </w:drawing>
        </w:r>
      </w:del>
      <w:ins w:author="Polina Vinogradova" w:id="26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33900" cy="1130624"/>
                      </a:xfrm>
                      <a:prstGeom prst="rect"/>
                      <a:ln/>
                    </pic:spPr>
                  </pic:pic>
                </a:graphicData>
              </a:graphic>
            </wp:inline>
          </w:drawing>
        </w:r>
      </w:ins>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del w:author="Polina Vinogradova" w:id="270"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Figure 1.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Best predictor of rank instability within each definition family (Klaeger dataset, active compounds,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Ratio instability is best predicted by the 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affinity gap; entropy, Gini, and S-score instability are best predicted by features of the active affinity distribution.</w:t>
      </w:r>
    </w:p>
    <w:bookmarkStart w:colFirst="0" w:colLast="0" w:name="gi02bolzfs49" w:id="15"/>
    <w:bookmarkEnd w:id="15"/>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rank instability </w:t>
      </w:r>
      <w:del w:author="Polina Vinogradova" w:id="2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as the standard deviation of a compound’s rank across all 30 configurations</w:t>
      </w:r>
      <w:del w:author="Polina Vinogradova" w:id="2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varies substantially across compounds (Klaeger: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=35.4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91.6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not uniformly distributed: within each definition family, specific binding profile features predict which compounds receive unstable rankings (Table </w:t>
      </w:r>
      <w:del w:author="Polina Vinogradova" w:id="273" w:date="2026-06-30T00:37:59Z">
        <w:r w:rsidDel="00000000" w:rsidR="00000000" w:rsidRPr="00000000">
          <w:fldChar w:fldCharType="begin"/>
          <w:delInstrText xml:space="preserve"> HYPERLINK \l "51i4f27xjc7j"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273" w:date="2026-06-30T00:37:59Z">
        <w:r w:rsidDel="00000000" w:rsidR="00000000" w:rsidRPr="00000000">
          <w:fldChar w:fldCharType="begin"/>
          <w:instrText xml:space="preserve"> HYPERLINK \l "o6w3wqthz69d"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ratio family, the gap between the top and second-ranked affinities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instability (Figure </w:t>
      </w:r>
      <w:del w:author="Polina Vinogradova" w:id="274" w:date="2026-06-30T00:37:59Z">
        <w:r w:rsidDel="00000000" w:rsidR="00000000" w:rsidRPr="00000000">
          <w:fldChar w:fldCharType="begin"/>
        </w:r>
        <w:r w:rsidDel="00000000" w:rsidR="00000000" w:rsidRPr="00000000">
          <w:delInstrText xml:space="preserve">HYPERLINK \l "o9uixcnlxtbm"</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274" w:date="2026-06-30T00:37:59Z">
        <w:r w:rsidDel="00000000" w:rsidR="00000000" w:rsidRPr="00000000">
          <w:fldChar w:fldCharType="begin"/>
        </w:r>
        <w:r w:rsidDel="00000000" w:rsidR="00000000" w:rsidRPr="00000000">
          <w:instrText xml:space="preserve">HYPERLINK \l "h9xqm1jr6owc"</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r=−0.446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w:t>
      </w:r>
      <w:del w:author="Polina Vinogradova" w:id="2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6" w:date="2026-06-30T00:37:59Z"/>
      <m:oMath>
        <w:del w:author="Polina Vinogradova" w:id="27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276" w:date="2026-06-30T00:37:59Z"/>
      <w:ins w:author="Polina Vinogradova" w:id="276" w:date="2026-06-30T00:37:59Z"/>
      <m:oMath>
        <w:ins w:author="Polina Vinogradova" w:id="27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2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near-identical affinities for their two best-bound kinases receive highly variable ratio rankings because the choice of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whether the compound appears selective or promiscuous.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entropy and Gini families,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negatively predicts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entropy on Davis</w:t>
      </w:r>
      <w:del w:author="Polina Vinogradova" w:id="2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8" w:date="2026-06-30T00:37:59Z"/>
      <m:oMath>
        <w:del w:author="Polina Vinogradova" w:id="27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r=−0.474</m:t>
          </m:r>
        </w:del>
      </m:oMath>
      <w:del w:author="Polina Vinogradova" w:id="278" w:date="2026-06-30T00:37:59Z"/>
      <w:ins w:author="Polina Vinogradova" w:id="278" w:date="2026-06-30T00:37:59Z"/>
      <m:oMath>
        <w:ins w:author="Polina Vinogradova" w:id="27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r=−0.455</m:t>
          </m:r>
        </w:ins>
      </m:oMath>
      <w:ins w:author="Polina Vinogradova" w:id="2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many active kinases have well-defined broad profiles whose entropy and Gini scores are stable across baseline choices</w:t>
      </w:r>
      <w:del w:author="Polina Vinogradova" w:id="2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few active kinases are sensitive to the baseline because small changes can move targets in or out of the active set, altering the distribution substantially. The active affinity range is also a significant predictor </w:t>
      </w:r>
      <w:del w:author="Polina Vinogradova" w:id="2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across all three distribution-based definitions</w:delText>
        </w:r>
      </w:del>
      <w:ins w:author="Polina Vinogradova" w:id="2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S-score and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w:del w:author="Polina Vinogradova" w:id="281" w:date="2026-06-30T00:37:59Z"/>
      <m:oMath>
        <w:del w:author="Polina Vinogradova" w:id="28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r=−0.31</m:t>
          </m:r>
        </w:del>
      </m:oMath>
      <w:del w:author="Polina Vinogradova" w:id="281" w:date="2026-06-30T00:37:59Z"/>
      <w:ins w:author="Polina Vinogradova" w:id="281" w:date="2026-06-30T00:37:59Z"/>
      <m:oMath>
        <w:ins w:author="Polina Vinogradova" w:id="28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r=−0.46</m:t>
          </m:r>
        </w:ins>
      </m:oMath>
      <w:ins w:author="Polina Vinogradova" w:id="2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w:delText>
        </w:r>
      </w:del>
      <w:ins w:author="Polina Vinogradova" w:id="2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3" w:date="2026-06-30T00:37:59Z"/>
      <m:oMath>
        <w:del w:author="Polina Vinogradova" w:id="28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−0.37</m:t>
          </m:r>
        </w:del>
      </m:oMath>
      <w:del w:author="Polina Vinogradova" w:id="283" w:date="2026-06-30T00:37:59Z"/>
      <w:ins w:author="Polina Vinogradova" w:id="283" w:date="2026-06-30T00:37:59Z"/>
      <m:oMath>
        <w:ins w:author="Polina Vinogradova" w:id="28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w:delText>
        </w:r>
      </w:del>
      <w:ins w:author="Polina Vinogradova" w:id="28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del w:author="Polina Vinogradova" w:id="2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consistent with the interpretation that heterogeneous profiles are easier to rank stably than flat ones</w:delText>
        </w:r>
      </w:del>
      <w:ins w:author="Polina Vinogradova" w:id="2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w:t>
        </w:r>
      </w:ins>
      <w:ins w:author="Polina Vinogradova" w:id="286" w:date="2026-06-30T00:37:59Z"/>
      <m:oMath>
        <w:ins w:author="Polina Vinogradova" w:id="28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r=−0.16</m:t>
          </m:r>
        </w:ins>
      </m:oMath>
      <w:ins w:author="Polina Vinogradova" w:id="286" w:date="2026-06-30T00:37:59Z"/>
      <w:ins w:author="Polina Vinogradova" w:id="28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88" w:date="2026-06-30T00:37:59Z"/>
      <m:oMath>
        <w:ins w:author="Polina Vinogradova" w:id="28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p&lt;0.05</m:t>
          </m:r>
        </w:ins>
      </m:oMath>
      <w:ins w:author="Polina Vinogradova" w:id="288" w:date="2026-06-30T00:37:59Z"/>
      <w:ins w:author="Polina Vinogradova" w:id="28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consistent with the interpretation that heterogeneous profiles (whose affinities span a wide range) yield more reproducible rankings across parameter choices than flat profiles (in which many near-equal affinities reshuffle as the parameter changes)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 instability is not significantly predicted by any profile feature on either dataset, suggesting that it is driven primarily by where compounds fall relative to the threshold rather than by intrinsic profile shape.</w:t>
      </w:r>
    </w:p>
    <w:bookmarkStart w:colFirst="0" w:colLast="0" w:name="51i4f27xjc7j" w:id="16"/>
    <w:bookmarkEnd w:id="16"/>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del w:author="Polina Vinogradova" w:id="290"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2.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Spearman correlations between binding profile features and within-family rank instability on the Klaeger dataset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active drugs). Significance: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1" w:date="2026-06-30T00:37:59Z"/>
            <m:oMath>
              <w:del w:author="Polina Vinogradova" w:id="29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1" w:date="2026-06-30T00:37:59Z"/>
            <w:ins w:author="Polina Vinogradova" w:id="291" w:date="2026-06-30T00:37:59Z"/>
            <m:oMath>
              <w:ins w:author="Polina Vinogradova" w:id="29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0.350</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1" w:date="2026-06-30T00:37:59Z"/>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2" w:date="2026-06-30T00:37:59Z"/>
            <m:oMath>
              <w:del w:author="Polina Vinogradova" w:id="29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0.474</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2" w:date="2026-06-30T00:37:59Z"/>
            <w:ins w:author="Polina Vinogradova" w:id="292" w:date="2026-06-30T00:37:59Z"/>
            <m:oMath>
              <w:ins w:author="Polina Vinogradova" w:id="29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0.455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2" w:date="2026-06-30T00:37:59Z"/>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3" w:date="2026-06-30T00:37:59Z"/>
            <m:oMath>
              <w:del w:author="Polina Vinogradova" w:id="29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0.332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3" w:date="2026-06-30T00:37:59Z"/>
            <w:ins w:author="Polina Vinogradova" w:id="293" w:date="2026-06-30T00:37:59Z"/>
            <m:oMath>
              <w:ins w:author="Polina Vinogradova" w:id="29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0.166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3" w:date="2026-06-30T00:37:59Z"/>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4" w:date="2026-06-30T00:37:59Z"/>
            <m:oMath>
              <w:del w:author="Polina Vinogradova" w:id="2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−0.091</m:t>
                </m:r>
              </w:del>
            </m:oMath>
            <w:del w:author="Polina Vinogradova" w:id="294" w:date="2026-06-30T00:37:59Z"/>
            <w:ins w:author="Polina Vinogradova" w:id="294" w:date="2026-06-30T00:37:59Z"/>
            <m:oMath>
              <w:ins w:author="Polina Vinogradova" w:id="29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−0.040</m:t>
                </m:r>
              </w:ins>
            </m:oMath>
            <w:ins w:author="Polina Vinogradova" w:id="294" w:date="2026-06-30T00:37:59Z"/>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5" w:date="2026-06-30T00:37:59Z"/>
            <m:oMath>
              <w:del w:author="Polina Vinogradova" w:id="29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+0.044</m:t>
                </m:r>
              </w:del>
            </m:oMath>
            <w:del w:author="Polina Vinogradova" w:id="295" w:date="2026-06-30T00:37:59Z"/>
            <w:ins w:author="Polina Vinogradova" w:id="295" w:date="2026-06-30T00:37:59Z"/>
            <m:oMath>
              <w:ins w:author="Polina Vinogradova" w:id="29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+0.058</m:t>
                </m:r>
              </w:ins>
            </m:oMath>
            <w:ins w:author="Polina Vinogradova" w:id="295" w:date="2026-06-30T00:37:59Z"/>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6" w:date="2026-06-30T00:37:59Z"/>
            <m:oMath>
              <w:del w:author="Polina Vinogradova" w:id="29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+0.108</m:t>
                </m:r>
              </w:del>
            </m:oMath>
            <w:del w:author="Polina Vinogradova" w:id="296" w:date="2026-06-30T00:37:59Z"/>
            <w:ins w:author="Polina Vinogradova" w:id="296" w:date="2026-06-30T00:37:59Z"/>
            <m:oMath>
              <w:ins w:author="Polina Vinogradova" w:id="29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+0.128</m:t>
                </m:r>
              </w:ins>
            </m:oMath>
            <w:ins w:author="Polina Vinogradova" w:id="296" w:date="2026-06-30T00:37:59Z"/>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7" w:date="2026-06-30T00:37:59Z"/>
            <m:oMath>
              <w:del w:author="Polina Vinogradova" w:id="29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+0.068</m:t>
                </m:r>
              </w:del>
            </m:oMath>
            <w:del w:author="Polina Vinogradova" w:id="297" w:date="2026-06-30T00:37:59Z"/>
            <w:ins w:author="Polina Vinogradova" w:id="297" w:date="2026-06-30T00:37:59Z"/>
            <m:oMath>
              <w:ins w:author="Polina Vinogradova" w:id="29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+0.109</m:t>
                </m:r>
              </w:ins>
            </m:oMath>
            <w:ins w:author="Polina Vinogradova" w:id="297" w:date="2026-06-30T00:37:59Z"/>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8" w:date="2026-06-30T00:37:59Z"/>
            <m:oMath>
              <w:del w:author="Polina Vinogradova" w:id="29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0.293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8" w:date="2026-06-30T00:37:59Z"/>
            <w:ins w:author="Polina Vinogradova" w:id="298" w:date="2026-06-30T00:37:59Z"/>
            <m:oMath>
              <w:ins w:author="Polina Vinogradova" w:id="29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0.341</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8" w:date="2026-06-30T00:37:59Z"/>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std</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9" w:date="2026-06-30T00:37:59Z"/>
            <m:oMath>
              <w:del w:author="Polina Vinogradova" w:id="2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0.302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9" w:date="2026-06-30T00:37:59Z"/>
            <w:ins w:author="Polina Vinogradova" w:id="299" w:date="2026-06-30T00:37:59Z"/>
            <m:oMath>
              <w:ins w:author="Polina Vinogradova" w:id="2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9" w:date="2026-06-30T00:37:59Z"/>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0" w:date="2026-06-30T00:37:59Z"/>
            <m:oMath>
              <w:del w:author="Polina Vinogradova" w:id="30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0" w:date="2026-06-30T00:37:59Z"/>
            <w:ins w:author="Polina Vinogradova" w:id="300" w:date="2026-06-30T00:37:59Z"/>
            <m:oMath>
              <w:ins w:author="Polina Vinogradova" w:id="30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0.215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0" w:date="2026-06-30T00:37:59Z"/>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1" w:date="2026-06-30T00:37:59Z"/>
            <m:oMath>
              <w:del w:author="Polina Vinogradova" w:id="3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0.319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1" w:date="2026-06-30T00:37:59Z"/>
            <w:ins w:author="Polina Vinogradova" w:id="301" w:date="2026-06-30T00:37:59Z"/>
            <m:oMath>
              <w:ins w:author="Polina Vinogradova" w:id="3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0.176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1" w:date="2026-06-30T00:37:59Z"/>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2" w:date="2026-06-30T00:37:59Z"/>
            <m:oMath>
              <w:del w:author="Polina Vinogradova" w:id="30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−0.131</m:t>
                </m:r>
              </w:del>
            </m:oMath>
            <w:del w:author="Polina Vinogradova" w:id="302" w:date="2026-06-30T00:37:59Z"/>
            <w:ins w:author="Polina Vinogradova" w:id="302" w:date="2026-06-30T00:37:59Z"/>
            <m:oMath>
              <w:ins w:author="Polina Vinogradova" w:id="30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−0.107</m:t>
                </m:r>
              </w:ins>
            </m:oMath>
            <w:ins w:author="Polina Vinogradova" w:id="302" w:date="2026-06-30T00:37:59Z"/>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range</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3" w:date="2026-06-30T00:37:59Z"/>
            <m:oMath>
              <w:del w:author="Polina Vinogradova" w:id="3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0.366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3" w:date="2026-06-30T00:37:59Z"/>
            <w:ins w:author="Polina Vinogradova" w:id="303" w:date="2026-06-30T00:37:59Z"/>
            <m:oMath>
              <w:ins w:author="Polina Vinogradova" w:id="3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0.458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3" w:date="2026-06-30T00:37:59Z"/>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4" w:date="2026-06-30T00:37:59Z"/>
            <m:oMath>
              <w:del w:author="Polina Vinogradova" w:id="30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0.350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4" w:date="2026-06-30T00:37:59Z"/>
            <w:ins w:author="Polina Vinogradova" w:id="304" w:date="2026-06-30T00:37:59Z"/>
            <m:oMath>
              <w:ins w:author="Polina Vinogradova" w:id="30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0.318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4" w:date="2026-06-30T00:37:59Z"/>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5" w:date="2026-06-30T00:37:59Z"/>
            <m:oMath>
              <w:del w:author="Polina Vinogradova" w:id="3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5" w:date="2026-06-30T00:37:59Z"/>
            <w:ins w:author="Polina Vinogradova" w:id="305" w:date="2026-06-30T00:37:59Z"/>
            <m:oMath>
              <w:ins w:author="Polina Vinogradova" w:id="3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0.163</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5" w:date="2026-06-30T00:37:59Z"/>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6" w:date="2026-06-30T00:37:59Z"/>
            <m:oMath>
              <w:del w:author="Polina Vinogradova" w:id="30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0.141</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6" w:date="2026-06-30T00:37:59Z"/>
            <w:ins w:author="Polina Vinogradova" w:id="306" w:date="2026-06-30T00:37:59Z"/>
            <m:oMath>
              <w:ins w:author="Polina Vinogradova" w:id="30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−0.116</m:t>
                </m:r>
              </w:ins>
            </m:oMath>
            <w:ins w:author="Polina Vinogradova" w:id="306" w:date="2026-06-30T00:37:59Z"/>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7" w:date="2026-06-30T00:37:59Z"/>
            <m:oMath>
              <w:del w:author="Polina Vinogradova" w:id="3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0.312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7" w:date="2026-06-30T00:37:59Z"/>
            <w:ins w:author="Polina Vinogradova" w:id="307" w:date="2026-06-30T00:37:59Z"/>
            <m:oMath>
              <w:ins w:author="Polina Vinogradova" w:id="3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0.394</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7" w:date="2026-06-30T00:37:59Z"/>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8" w:date="2026-06-30T00:37:59Z"/>
            <m:oMath>
              <w:del w:author="Polina Vinogradova" w:id="30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8" w:date="2026-06-30T00:37:59Z"/>
            <w:ins w:author="Polina Vinogradova" w:id="308" w:date="2026-06-30T00:37:59Z"/>
            <m:oMath>
              <w:ins w:author="Polina Vinogradova" w:id="30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0.282</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8" w:date="2026-06-30T00:37:59Z"/>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9" w:date="2026-06-30T00:37:59Z"/>
            <m:oMath>
              <w:del w:author="Polina Vinogradova" w:id="3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0.390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9" w:date="2026-06-30T00:37:59Z"/>
            <w:ins w:author="Polina Vinogradova" w:id="309" w:date="2026-06-30T00:37:59Z"/>
            <m:oMath>
              <w:ins w:author="Polina Vinogradova" w:id="3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0.268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9" w:date="2026-06-30T00:37:59Z"/>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0" w:date="2026-06-30T00:37:59Z"/>
            <m:oMath>
              <w:del w:author="Polina Vinogradova" w:id="31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+0.112</m:t>
                </m:r>
              </w:del>
            </m:oMath>
            <w:del w:author="Polina Vinogradova" w:id="310" w:date="2026-06-30T00:37:59Z"/>
            <w:ins w:author="Polina Vinogradova" w:id="310" w:date="2026-06-30T00:37:59Z"/>
            <m:oMath>
              <w:ins w:author="Polina Vinogradova" w:id="31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1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0.186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10" w:date="2026-06-30T00:37:59Z"/>
            <w:r w:rsidDel="00000000" w:rsidR="00000000" w:rsidRPr="00000000">
              <w:rPr>
                <w:rtl w:val="0"/>
              </w:rPr>
            </w:r>
          </w:p>
        </w:tc>
      </w:tr>
    </w:tbl>
    <w:bookmarkStart w:colFirst="0" w:colLast="0" w:name="oiid0ck2i02" w:id="17"/>
    <w:bookmarkEnd w:id="17"/>
    <w:p w:rsidR="00000000" w:rsidDel="00000000" w:rsidP="00000000" w:rsidRDefault="00000000" w:rsidRPr="00000000" w14:paraId="00000091">
      <w:pPr>
        <w:pStyle w:val="Heading2"/>
        <w:rPr/>
      </w:pPr>
      <w:r w:rsidDel="00000000" w:rsidR="00000000" w:rsidRPr="00000000">
        <w:rPr>
          <w:rtl w:val="0"/>
        </w:rPr>
        <w:t xml:space="preserve">Three Mechanistically Distinct Sources of Instability</w:t>
      </w:r>
    </w:p>
    <w:bookmarkStart w:colFirst="0" w:colLast="0" w:name="fn98u0a3ow18" w:id="18"/>
    <w:bookmarkEnd w:id="18"/>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3900" cy="1179138"/>
                      </a:xfrm>
                      <a:prstGeom prst="rect"/>
                      <a:ln/>
                    </pic:spPr>
                  </pic:pic>
                </a:graphicData>
              </a:graphic>
            </wp:inline>
          </w:drawing>
        </w:r>
      </w:del>
      <w:ins w:author="Polina Vinogradova" w:id="3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33900" cy="1179138"/>
                      </a:xfrm>
                      <a:prstGeom prst="rect"/>
                      <a:ln/>
                    </pic:spPr>
                  </pic:pic>
                </a:graphicData>
              </a:graphic>
            </wp:inline>
          </w:drawing>
        </w:r>
      </w:ins>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del w:author="Polina Vinogradova" w:id="312"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Figure 2.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Representative binding profiles illustrating the three instability types. Left: Drug 64 (Davis), most 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two active kinases. Center: Drug 42 (Davis), most unstable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22 active kinases at near-identical affinities. Right: Drug 23 (Davis), most ratio-sensitive, five active kinases including two near-tied top targets (</w:t>
      </w:r>
      <m:oMath>
        <m:r>
          <m:t>Δ</m:t>
        </m:r>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=0.019</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activity threshold; dotted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assay floor.</w:t>
      </w:r>
    </w:p>
    <w:bookmarkStart w:colFirst="0" w:colLast="0" w:name="hxdi0n5hmsj7" w:id="19"/>
    <w:bookmarkEnd w:id="19"/>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Examination of the most and least unstable compounds in the Klaeger dataset reveals three structurally distinct sources of rank instability (Figure </w:t>
      </w:r>
      <w:del w:author="Polina Vinogradova" w:id="313" w:date="2026-06-30T00:37:59Z">
        <w:r w:rsidDel="00000000" w:rsidR="00000000" w:rsidRPr="00000000">
          <w:fldChar w:fldCharType="begin"/>
        </w:r>
        <w:r w:rsidDel="00000000" w:rsidR="00000000" w:rsidRPr="00000000">
          <w:delInstrText xml:space="preserve">HYPERLINK \l "fn98u0a3ow18"</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313" w:date="2026-06-30T00:37:59Z">
        <w:r w:rsidDel="00000000" w:rsidR="00000000" w:rsidRPr="00000000">
          <w:fldChar w:fldCharType="begin"/>
        </w:r>
        <w:r w:rsidDel="00000000" w:rsidR="00000000" w:rsidRPr="00000000">
          <w:instrText xml:space="preserve">HYPERLINK \l "lruwovtlmcwq"</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implicating a different aspect of how the definitions are constructed.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1 — Zero-active compounds.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most unstable Klaeger compounds (e.g. AZD-8055, BMS-911543, Filgotinib</w:t>
      </w:r>
      <w:del w:author="Polina Vinogradova" w:id="3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&gt;80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have zero active kinases at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 These compounds have no meaningful binding to any profiled kinase at sub-micromolar affinity, yet all four definitions still assign them numerical selectivity scores based on the detection floor values. The resulting rankings are arbitrary: different parameterizations produce different orderings of compounds that are, in practice, indistinguishable from one another. Mean rank instability for zero-active compounds is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compounds with at least one active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Mann–Whitney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This pattern is observed only in the Klaeger dataset</w:t>
      </w:r>
      <w:del w:author="Polina Vinogradova" w:id="3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Davis compounds have at least one active kinase, consistent with Davis’s fixed-concentration screening design, which reports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activity is first detected at 10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2 — Near-tied top targets.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active compounds, ratio-specific instability is strongly predicted by a small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16" w:date="2026-06-30T00:37:59Z"/>
      <m:oMath>
        <w:del w:author="Polina Vinogradova" w:id="3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16" w:date="2026-06-30T00:37:59Z"/>
      <w:ins w:author="Polina Vinogradova" w:id="316" w:date="2026-06-30T00:37:59Z"/>
      <m:oMath>
        <w:ins w:author="Polina Vinogradova" w:id="31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1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Compounds such as Dovitinib (top</w:delText>
        </w:r>
      </w:del>
      <w:ins w:author="Polina Vinogradova" w:id="31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compound’s two best-bound kinases have near-identical affinities, the ratio is highly sensitive to which is designated the primary target and which the reference off-target, because a small parameter change can swap their roles.</w:t>
        </w:r>
      </w:ins>
      <w:del w:author="Polina Vinogradova" w:id="318"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1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del w:author="Polina Vinogradova" w:id="318" w:date="2026-06-30T00:37:59Z"/>
      <w:del w:author="Polina Vinogradova" w:id="31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w:del w:author="Polina Vinogradova" w:id="320"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2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320" w:date="2026-06-30T00:37:59Z"/>
      <w:del w:author="Polina Vinogradova" w:id="3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gap </w:delText>
        </w:r>
      </w:del>
      <w:del w:author="Polina Vinogradova" w:id="322" w:date="2026-06-30T00:37:59Z"/>
      <m:oMath>
        <w:del w:author="Polina Vinogradova" w:id="32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=1.935</m:t>
          </m:r>
        </w:del>
      </m:oMath>
      <w:del w:author="Polina Vinogradova" w:id="322" w:date="2026-06-30T00:37:59Z"/>
      <w:del w:author="Polina Vinogradova" w:id="32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pKd units) and BMS-690514 (gap </w:delText>
        </w:r>
      </w:del>
      <w:del w:author="Polina Vinogradova" w:id="324" w:date="2026-06-30T00:37:59Z"/>
      <m:oMath>
        <w:del w:author="Polina Vinogradova" w:id="32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=1.985</m:t>
          </m:r>
        </w:del>
      </m:oMath>
      <w:del w:author="Polina Vinogradova" w:id="324" w:date="2026-06-30T00:37:59Z"/>
      <w:del w:author="Polina Vinogradova" w:id="32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 large entropy-ratio disagreement despite having well-defined primary targets, because the ratio definition is sensitive to whether the reference off-target is the second or a lower-ranked kinase. By contrast,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 23 in the Davis dataset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=0.019</m:t>
        </m:r>
      </m:oMath>
      <w:del w:author="Polina Vinogradova" w:id="3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shows maximal ratio instability because</w:delText>
        </w:r>
      </w:del>
      <w:ins w:author="Polina Vinogradova" w:id="3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pKd units) is the extreme case: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two best-bound kinases are essentially indistinguishable, </w:t>
      </w:r>
      <w:del w:author="Polina Vinogradova" w:id="3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making the ratio highly sensitive to which is designated the primary target</w:delText>
        </w:r>
      </w:del>
      <w:ins w:author="Polina Vinogradova" w:id="3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it receives maximally unstable ratio rankings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3 — Broad profiles with a dominant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entropy-ratio disagreements in the Klaeger dataset arise for compounds with high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large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(e.g. Dovitinib: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BMS-690514: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compounds have one clearly dominant target but also bind many kinases at moderate affinity. The ratio definition scores them as highly selective (large gap between primary and secondary target), while the entropy and Gini definitions score them as moderately promiscuous (activity spread across many targets). Neither characterization is incorrect</w:t>
      </w:r>
      <w:del w:author="Polina Vinogradova" w:id="3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reflect genuinely different questions about selectivity.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29"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the most stable compounds in both datasets (e.g. XL-228,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PF-03814735,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highly promiscuous, with 40–57 active kinases. When a compound binds nearly the entire profiled kinome, all definitions rank it as non-selective regardless of parameterization, producing low instability</w:t>
      </w:r>
      <w:del w:author="Polina Vinogradova" w:id="3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despite — or rather because of — high promiscuity.</w:delText>
        </w:r>
      </w:del>
    </w:p>
    <w:bookmarkStart w:colFirst="0" w:colLast="0" w:name="4k363t6etx24" w:id="20"/>
    <w:bookmarkEnd w:id="20"/>
    <w:p w:rsidR="00000000" w:rsidDel="00000000" w:rsidP="00000000" w:rsidRDefault="00000000" w:rsidRPr="00000000" w14:paraId="0000009A">
      <w:pPr>
        <w:pStyle w:val="Heading2"/>
        <w:rPr>
          <w:del w:author="Polina Vinogradova" w:id="329" w:date="2026-06-30T00:37:59Z"/>
        </w:rPr>
      </w:pPr>
      <w:del w:author="Polina Vinogradova" w:id="329" w:date="2026-06-30T00:37:59Z">
        <w:r w:rsidDel="00000000" w:rsidR="00000000" w:rsidRPr="00000000">
          <w:rPr>
            <w:rtl w:val="0"/>
          </w:rPr>
          <w:delText xml:space="preserve">Clinical Outcome Correlations</w:delText>
        </w:r>
      </w:del>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39"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2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Spearman correlations between median selectivity rankings and FAERS-derived adverse event rates (serious event rate, death rate, hospitalization rate) across 46 FDA-approved Klaeger compounds were uniformly weak and non-significant (all </w:delText>
        </w:r>
      </w:del>
      <w:del w:author="Polina Vinogradova" w:id="330" w:date="2026-06-30T00:37:59Z"/>
      <m:oMath>
        <w:del w:author="Polina Vinogradova" w:id="33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|r|&lt;0.18</m:t>
          </m:r>
        </w:del>
      </m:oMath>
      <w:del w:author="Polina Vinogradova" w:id="330" w:date="2026-06-30T00:37:59Z"/>
      <w:del w:author="Polina Vinogradova" w:id="3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2" w:date="2026-06-30T00:37:59Z"/>
      <m:oMath>
        <w:del w:author="Polina Vinogradova" w:id="33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p&gt;0.14</m:t>
          </m:r>
        </w:del>
      </m:oMath>
      <w:del w:author="Polina Vinogradova" w:id="332" w:date="2026-06-30T00:37:59Z"/>
      <w:del w:author="Polina Vinogradova" w:id="3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Similarly, correlations between selectivity rankings and FDA label discontinuation rates due to adverse events (</w:delText>
        </w:r>
      </w:del>
      <w:del w:author="Polina Vinogradova" w:id="334" w:date="2026-06-30T00:37:59Z"/>
      <m:oMath>
        <w:del w:author="Polina Vinogradova" w:id="33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n=33</m:t>
          </m:r>
        </w:del>
      </m:oMath>
      <w:del w:author="Polina Vinogradova" w:id="334" w:date="2026-06-30T00:37:59Z"/>
      <w:del w:author="Polina Vinogradova" w:id="33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drugs) were non-significant across all four definition families (all </w:delText>
        </w:r>
      </w:del>
      <w:del w:author="Polina Vinogradova" w:id="336" w:date="2026-06-30T00:37:59Z"/>
      <m:oMath>
        <w:del w:author="Polina Vinogradova" w:id="33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|r|&lt;0.27</m:t>
          </m:r>
        </w:del>
      </m:oMath>
      <w:del w:author="Polina Vinogradova" w:id="336" w:date="2026-06-30T00:37:59Z"/>
      <w:del w:author="Polina Vinogradova" w:id="3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8" w:date="2026-06-30T00:37:59Z"/>
      <m:oMath>
        <w:del w:author="Polina Vinogradova" w:id="33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p&gt;0.13</m:t>
          </m:r>
        </w:del>
      </m:oMath>
      <w:del w:author="Polina Vinogradova" w:id="338" w:date="2026-06-30T00:37:59Z"/>
      <w:del w:author="Polina Vinogradova" w:id="3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attribute these null results to confounding inherent in both data sources rather than absence of a biological relationship between selectivity and toxicity. FAERS report counts are driven primarily by prescription volume and indication prevalence rather than drug toxicity per se; drugs approved for common conditions (e.g. tofacitinib for rheumatoid arthritis, palbociclib for breast cancer) accumulate large report counts regardless of their adverse event profiles relative to alternative therapies. Discontinuation rates from drug labels reflect the clinical trial populations and indication-specific toxicity expectations for those populations, making cross-indication comparisons unreliable. A rigorous test of the relationship between in vitro selectivity and clinical toxicity would require indication-stratified, treatment-related adverse event rates from randomized controlled trials with matched comparators, which are not available in a standardized form across the breadth of kinase inhibitors studied here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5vi1vnhsssr" w:id="21"/>
    <w:bookmarkEnd w:id="21"/>
    <w:p w:rsidR="00000000" w:rsidDel="00000000" w:rsidP="00000000" w:rsidRDefault="00000000" w:rsidRPr="00000000" w14:paraId="0000009D">
      <w:pPr>
        <w:pStyle w:val="Heading2"/>
        <w:rPr/>
      </w:pPr>
      <w:r w:rsidDel="00000000" w:rsidR="00000000" w:rsidRPr="00000000">
        <w:rPr>
          <w:rtl w:val="0"/>
        </w:rPr>
        <w:t xml:space="preserve">Panel Size Dependence of Selectivity Rankings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assess the stability of selectivity rankings as a function of kinase panel size, we performed a subsampling analysis on the Klaeger dataset. The Davis dataset was not used for this analysis for two reasons: its complete matrix design (every compound tested against every kinase by construction) does not reflect the sparse coverage of real profiling panels, and subsampling kinases from Davis changes the apparent number of active compounds in ways that confound the panel size effect with the zero-active instability characterized in the instability taxonomy above. The Klaeger dataset, derived from chemoproteomic dose–response profiling with genuine sparse kinase coverage, is the more appropriate substrate for this question. For each panel size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{50,80,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,320,343}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drew 50 random subsets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from the full panel of 343, computed each selectivity definition on the subpanel, and measured agreement with the full-panel ranking using Spearman correlation.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definitions differ substantially in their panel size requirements (Figure </w:t>
      </w:r>
      <w:del w:author="Polina Vinogradova" w:id="340" w:date="2026-06-30T00:37:59Z">
        <w:r w:rsidDel="00000000" w:rsidR="00000000" w:rsidRPr="00000000">
          <w:fldChar w:fldCharType="begin"/>
        </w:r>
        <w:r w:rsidDel="00000000" w:rsidR="00000000" w:rsidRPr="00000000">
          <w:delInstrText xml:space="preserve">HYPERLINK \l "kdobv0clwnnr"</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40" w:date="2026-06-30T00:37:59Z">
        <w:r w:rsidDel="00000000" w:rsidR="00000000" w:rsidRPr="00000000">
          <w:fldChar w:fldCharType="begin"/>
        </w:r>
        <w:r w:rsidDel="00000000" w:rsidR="00000000" w:rsidRPr="00000000">
          <w:instrText xml:space="preserve">HYPERLINK \l "tk0wuxdevipi"</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 reaches mean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full-panel ranking at approximately 110 kinases, and S-score at approximately 140 kinases. The Gini coefficient requires approximately 290 kinases to reach the same threshold. The ratio definition does not reach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until the panel contains 320 or more kinases, and achieves </w:t>
      </w:r>
      <m:oMath>
        <m:r>
          <w:rPr>
            <w:rFonts w:ascii="Aptos" w:cs="Aptos" w:eastAsia="Aptos" w:hAnsi="Aptos"/>
            <w:b w:val="0"/>
            <w:bCs w:val="0"/>
            <w:i w:val="0"/>
            <w:iCs w:val="0"/>
            <w:smallCaps w:val="0"/>
            <w:strike w:val="0"/>
            <w:color w:val="000000"/>
            <w:sz w:val="24"/>
            <w:szCs w:val="24"/>
            <w:u w:val="none"/>
            <w:shd w:fill="auto" w:val="clear"/>
            <w:vertAlign w:val="baseline"/>
          </w:rPr>
          <m:t xml:space="preserve">r=0.888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320 kinases — only 23 below the full panel size.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 has a direct practical implication. Standard commercial kinase selectivity panels typically profile 50–100 kinases.</w:t>
      </w:r>
      <w:del w:author="Polina Vinogradova" w:id="3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3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these panel sizes, entropy- and S-score-based rankings are reasonably stable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Gini and ratio rankings are effectively uncorrelated with what would be obtained on a full kinome panel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ratio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rankings in particular are unreliable at any panel size commonly used in practice, because the identity of the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kinase) changes substantially as panel composition changes. This </w:t>
      </w:r>
      <w:del w:author="Polina Vinogradova" w:id="3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constitutes a fifth source of</w:delText>
        </w:r>
      </w:del>
      <w:ins w:author="Polina Vinogradova" w:id="3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further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 that ratio-based definitions measure a qualitatively different property from distribution-based definitions, and reinforces D2 (bounded gap sensitivity) as a necessary </w:t>
      </w:r>
      <w:del w:author="Polina Vinogradova" w:id="34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4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kdobv0clwnnr" w:id="22"/>
    <w:bookmarkEnd w:id="22"/>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00500" cy="2469903"/>
                      </a:xfrm>
                      <a:prstGeom prst="rect"/>
                      <a:ln/>
                    </pic:spPr>
                  </pic:pic>
                </a:graphicData>
              </a:graphic>
            </wp:inline>
          </w:drawing>
        </w:r>
      </w:del>
      <w:ins w:author="Polina Vinogradova" w:id="3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00500" cy="2469903"/>
                      </a:xfrm>
                      <a:prstGeom prst="rect"/>
                      <a:ln/>
                    </pic:spPr>
                  </pic:pic>
                </a:graphicData>
              </a:graphic>
            </wp:inline>
          </w:drawing>
        </w:r>
      </w:ins>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del w:author="Polina Vinogradova" w:id="345"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Figure 3.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Mean Spearman correlation between rankings computed on random kinase subpanels and rankings on the full Klaeger panel (343 kinases), as a function of subpanel size. Shaded bands indicate </w:t>
      </w:r>
      <m:oMath>
        <m:r>
          <m:t>±</m:t>
        </m:r>
        <m:r>
          <w:rPr>
            <w:rFonts w:ascii="Aptos" w:cs="Aptos" w:eastAsia="Aptos" w:hAnsi="Aptos"/>
            <w:b w:val="0"/>
            <w:bCs w:val="0"/>
            <w:i w:val="1"/>
            <w:iCs w:val="1"/>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standard deviation across 50 subsamples. The dashed line marks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Entropy and S-score rankings stabilize at approximately 110–140 kinases; Gini requires approximately 290 kinases; ratio does not reach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at any practically used panel size.</w:t>
      </w:r>
    </w:p>
    <w:bookmarkStart w:colFirst="0" w:colLast="0" w:name="3ab883mghoqa" w:id="23"/>
    <w:bookmarkEnd w:id="23"/>
    <w:p w:rsidR="00000000" w:rsidDel="00000000" w:rsidP="00000000" w:rsidRDefault="00000000" w:rsidRPr="00000000" w14:paraId="000000A3">
      <w:pPr>
        <w:pStyle w:val="Heading1"/>
        <w:rPr/>
      </w:pPr>
      <w:del w:author="Polina Vinogradova" w:id="346" w:date="2026-06-30T00:37:59Z">
        <w:r w:rsidDel="00000000" w:rsidR="00000000" w:rsidRPr="00000000">
          <w:rPr>
            <w:rtl w:val="0"/>
          </w:rPr>
          <w:delText xml:space="preserve">Desiderata</w:delText>
        </w:r>
      </w:del>
      <w:ins w:author="Polina Vinogradova" w:id="346" w:date="2026-06-30T00:37:59Z">
        <w:r w:rsidDel="00000000" w:rsidR="00000000" w:rsidRPr="00000000">
          <w:rPr>
            <w:rtl w:val="0"/>
          </w:rPr>
          <w:t xml:space="preserve">Required Properties</w:t>
        </w:r>
      </w:ins>
      <w:r w:rsidDel="00000000" w:rsidR="00000000" w:rsidRPr="00000000">
        <w:rPr>
          <w:rtl w:val="0"/>
        </w:rPr>
        <w:t xml:space="preserve"> for a Well-Formed Selectivity Measure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findings of the Results section motivate four properties that any well-formed kinase inhibitor selectivity measure should satisfy. </w:t>
      </w:r>
      <w:del w:author="Polina Vinogradova" w:id="34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present these as desiderata rather than axioms: they are necessary conditions motivated by observed failure modes of existing definitions, but they are not yet proven to be jointly sufficient to characterize a unique measure, nor is it known whether they are jointly satisfiable. Establishing these properties formally is the subject of future work</w:delText>
        </w:r>
      </w:del>
      <w:ins w:author="Polina Vinogradova" w:id="34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property is stated below together with the observed failure mode that motivates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compound’s binding profile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selectivity measure is a function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indicate greater selectivity. A selectivity ranking over a set of compounds is induced by ordering their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p>
    <w:bookmarkStart w:colFirst="0" w:colLast="0" w:name="axmry8fscbhl" w:id="24"/>
    <w:bookmarkEnd w:id="24"/>
    <w:p w:rsidR="00000000" w:rsidDel="00000000" w:rsidP="00000000" w:rsidRDefault="00000000" w:rsidRPr="00000000" w14:paraId="000000A6">
      <w:pPr>
        <w:pStyle w:val="Heading4"/>
        <w:rPr>
          <w:del w:author="Polina Vinogradova" w:id="349" w:date="2026-06-30T00:37:59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48" w:date="2026-06-30T00:37:59Z">
            <w:rPr>
              <w:rFonts w:ascii="Aptos" w:cs="Aptos" w:eastAsia="Aptos" w:hAnsi="Aptos"/>
              <w:smallCaps w:val="0"/>
              <w:strike w:val="0"/>
              <w:sz w:val="24"/>
              <w:szCs w:val="24"/>
              <w:u w:val="none"/>
              <w:vertAlign w:val="baseline"/>
            </w:rPr>
          </w:rPrChange>
        </w:rPr>
        <w:t xml:space="preserve">D1 — Reliability threshold.</w:t>
      </w:r>
      <w:del w:author="Polina Vinogradova" w:id="349" w:date="2026-06-30T00:37:59Z">
        <w:r w:rsidDel="00000000" w:rsidR="00000000" w:rsidRPr="00000000">
          <w:rPr>
            <w:rtl w:val="0"/>
          </w:rPr>
        </w:r>
      </w:del>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exists a threshold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undefined, or explicitly flagged as unreliable,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no detected binding above the assay detection floor receive arbitrary selectivity scores under all four definitions studied here, producing rank instability with mean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active compounds (Type 1 instability, above). Selectivity is a property of binding</w:t>
      </w:r>
      <w:del w:author="Polina Vinogradova" w:id="35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5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that does not bind cannot be meaningfully ranked relative to compounds that do. No existing definition incorporates an explicit reliability condition: both the S-score and selectivity entropy assign scores to compounds with no sub-micromolar binding, treating detection floor values as informative.</w:t>
      </w:r>
    </w:p>
    <w:bookmarkStart w:colFirst="0" w:colLast="0" w:name="x0zfrqy2jlze" w:id="25"/>
    <w:bookmarkEnd w:id="25"/>
    <w:p w:rsidR="00000000" w:rsidDel="00000000" w:rsidP="00000000" w:rsidRDefault="00000000" w:rsidRPr="00000000" w14:paraId="000000A9">
      <w:pPr>
        <w:pStyle w:val="Heading4"/>
        <w:rPr>
          <w:del w:author="Polina Vinogradova" w:id="352" w:date="2026-06-30T00:37:59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1" w:date="2026-06-30T00:37:59Z">
            <w:rPr>
              <w:rFonts w:ascii="Aptos" w:cs="Aptos" w:eastAsia="Aptos" w:hAnsi="Aptos"/>
              <w:smallCaps w:val="0"/>
              <w:strike w:val="0"/>
              <w:sz w:val="24"/>
              <w:szCs w:val="24"/>
              <w:u w:val="none"/>
              <w:vertAlign w:val="baseline"/>
            </w:rPr>
          </w:rPrChange>
        </w:rPr>
        <w:t xml:space="preserve">D2 — Bounded gap sensitivity.</w:t>
      </w:r>
      <w:del w:author="Polina Vinogradova" w:id="352" w:date="2026-06-30T00:37:59Z">
        <w:r w:rsidDel="00000000" w:rsidR="00000000" w:rsidRPr="00000000">
          <w:rPr>
            <w:rtl w:val="0"/>
          </w:rPr>
        </w:r>
      </w:del>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any compound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D1, a small perturbation to the identity of the reference off-target should produce a bounded change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Formally, if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|f(x;k)−f(x;k+1)|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bounded by a function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definitions violate this property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with near-identical affinities for its top two kinases receives a large ratio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to the next off-target may be large) but a near-zero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tied targets is negligible). This produces the Type 2 instability identified in the instability taxonomy above, where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w:t>
      </w:r>
      <w:del w:author="Polina Vinogradova" w:id="353" w:date="2026-06-30T00:37:59Z"/>
      <m:oMath>
        <w:del w:author="Polina Vinogradova" w:id="35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53" w:date="2026-06-30T00:37:59Z"/>
      <w:ins w:author="Polina Vinogradova" w:id="353" w:date="2026-06-30T00:37:59Z"/>
      <m:oMath>
        <w:ins w:author="Polina Vinogradova" w:id="35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5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Distribution-based definitions (entropy, Gini) satisfy a weaker version of this property because they </w:t>
      </w:r>
      <w:del w:author="Polina Vinogradova" w:id="35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 not privilege any single pairwise comparison</w:delText>
        </w:r>
      </w:del>
      <w:ins w:author="Polina Vinogradova" w:id="35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symmetric functions of the full set of normalized activities, with no term that singles out a particular ranked off-target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uwh9vvkc7zm" w:id="26"/>
    <w:bookmarkEnd w:id="26"/>
    <w:p w:rsidR="00000000" w:rsidDel="00000000" w:rsidP="00000000" w:rsidRDefault="00000000" w:rsidRPr="00000000" w14:paraId="000000AC">
      <w:pPr>
        <w:pStyle w:val="Heading4"/>
        <w:rPr>
          <w:del w:author="Polina Vinogradova" w:id="356" w:date="2026-06-30T00:37:59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5" w:date="2026-06-30T00:37:59Z">
            <w:rPr>
              <w:rFonts w:ascii="Aptos" w:cs="Aptos" w:eastAsia="Aptos" w:hAnsi="Aptos"/>
              <w:smallCaps w:val="0"/>
              <w:strike w:val="0"/>
              <w:sz w:val="24"/>
              <w:szCs w:val="24"/>
              <w:u w:val="none"/>
              <w:vertAlign w:val="baseline"/>
            </w:rPr>
          </w:rPrChange>
        </w:rPr>
        <w:t xml:space="preserve">D3 — Distributional consistency.</w:t>
      </w:r>
      <w:del w:author="Polina Vinogradova" w:id="356" w:date="2026-06-30T00:37:59Z">
        <w:r w:rsidDel="00000000" w:rsidR="00000000" w:rsidRPr="00000000">
          <w:rPr>
            <w:rtl w:val="0"/>
          </w:rPr>
        </w:r>
      </w:del>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ranking induced by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stable under small perturbations to the activity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define the active binding distribution. Formally, for any two compounds </w:t>
      </w:r>
      <m:oMath>
        <m:r>
          <w:rPr>
            <w:rFonts w:ascii="Aptos" w:cs="Aptos" w:eastAsia="Aptos" w:hAnsi="Aptos"/>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any </w:t>
      </w:r>
      <m:oMath>
        <m:r>
          <m:t>ϵ</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if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r>
          <w:rPr>
            <w:rFonts w:ascii="Aptos" w:cs="Aptos" w:eastAsia="Aptos" w:hAnsi="Aptos"/>
            <w:b w:val="0"/>
            <w:bCs w:val="0"/>
            <w:i w:val="0"/>
            <w:iCs w:val="0"/>
            <w:smallCaps w:val="0"/>
            <w:strike w:val="0"/>
            <w:color w:val="000000"/>
            <w:sz w:val="24"/>
            <w:szCs w:val="24"/>
            <w:u w:val="none"/>
            <w:shd w:fill="auto" w:val="clear"/>
            <w:vertAlign w:val="baseline"/>
          </w:rPr>
          <m:t>δ</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the ranking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agrees with that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and Gini definitions are parameterized by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determines which affinities contribute to the binding distribution. Compounds with few active kinases are sensitive to this choice because small changes in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move individual kinases in or out of the active set, substantially altering the distribution. The negative correlation between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entropy/Gini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r=−0.47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this sensitivity. D3 requires that the ranking be robust to the choice of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reasonable neighborhood, which existing implementations do not guarantee.</w:t>
      </w:r>
    </w:p>
    <w:bookmarkStart w:colFirst="0" w:colLast="0" w:name="xvf2qq8emeo7" w:id="27"/>
    <w:bookmarkEnd w:id="27"/>
    <w:p w:rsidR="00000000" w:rsidDel="00000000" w:rsidP="00000000" w:rsidRDefault="00000000" w:rsidRPr="00000000" w14:paraId="000000AF">
      <w:pPr>
        <w:pStyle w:val="Heading4"/>
        <w:rPr>
          <w:del w:author="Polina Vinogradova" w:id="358" w:date="2026-06-30T00:37:59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7" w:date="2026-06-30T00:37:59Z">
            <w:rPr>
              <w:rFonts w:ascii="Aptos" w:cs="Aptos" w:eastAsia="Aptos" w:hAnsi="Aptos"/>
              <w:smallCaps w:val="0"/>
              <w:strike w:val="0"/>
              <w:sz w:val="24"/>
              <w:szCs w:val="24"/>
              <w:u w:val="none"/>
              <w:vertAlign w:val="baseline"/>
            </w:rPr>
          </w:rPrChange>
        </w:rPr>
        <w:t xml:space="preserve">D4 — Monotonicity under weak off-target addition.</w:t>
      </w:r>
      <w:del w:author="Polina Vinogradova" w:id="358" w:date="2026-06-30T00:37:59Z">
        <w:r w:rsidDel="00000000" w:rsidR="00000000" w:rsidRPr="00000000">
          <w:rPr>
            <w:rtl w:val="0"/>
          </w:rPr>
        </w:r>
      </w:del>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compound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weak additional binding interaction added — formally, if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Adding a sub-threshold binding interaction should not increase a compound’s selectivity score.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5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Ratio-based definitions can violate this property: if the new weak interaction becomes the reference off-target (</w:delText>
        </w:r>
      </w:del>
      <w:ins w:author="Polina Vinogradova" w:id="35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S-score and the Gini coefficient violate this property. Adding a kinase that the compound does not meaningfully bind increases the panel size without adding activity: this lowers the S-score’s fraction of hit kinases and raises the Gini coefficient’s inequality, in both cases inflating the apparent selectivity. A compound can therefore be made to look more selective simply by profiling it against more inactive kinases — a serious problem when panels differ in size or composition across experiments, as between Davis and Klaeger. The entropy and the ratio satisfy D4: a sub-threshold target adds negligible weight to the entropy’s normalized distribution and falls at or below the ratio’s reference off-target, so neither score increases (verified empirically in the next section)</w:t>
        </w:r>
      </w:ins>
      <w:del w:author="Polina Vinogradova" w:id="360" w:date="2026-06-30T00:37:59Z"/>
      <m:oMath>
        <w:del w:author="Polina Vinogradova" w:id="360"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k=1</m:t>
          </m:r>
        </w:del>
      </m:oMath>
      <w:del w:author="Polina Vinogradova" w:id="360" w:date="2026-06-30T00:37:59Z"/>
      <w:del w:author="Polina Vinogradova" w:id="36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ratio to the primary target may increase, artifactually improving the apparent selectivity score. This failure mode is practically relevant when profiling panels differ in size or composition across experiments, as is common when comparing selectivity across different assay platforms or across datasets such as Davis and Klaeger. Distribution-based definitions satisfy D4 naturally, since adding a sub-threshold term to the probability distribution decreases or preserves entropy and Gini</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65"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del w:author="Polina Vinogradova" w:id="362" w:date="2026-06-30T00:37:59Z">
        <w:r w:rsidDel="00000000" w:rsidR="00000000" w:rsidRPr="00000000">
          <w:fldChar w:fldCharType="begin"/>
          <w:delInstrText xml:space="preserve"> HYPERLINK \l "ap9z9w3awm57"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62" w:date="2026-06-30T00:37:59Z">
        <w:r w:rsidDel="00000000" w:rsidR="00000000" w:rsidRPr="00000000">
          <w:fldChar w:fldCharType="begin"/>
          <w:instrText xml:space="preserve"> HYPERLINK \l "cb8swjgpx8yv"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summarizes which </w:t>
      </w:r>
      <w:del w:author="Polina Vinogradova" w:id="36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existing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definitions satisfy each </w:t>
      </w:r>
      <w:del w:author="Polina Vinogradova" w:id="36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6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w:t>
      </w:r>
      <w:del w:author="Polina Vinogradova" w:id="3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Whether a definition satisfying all four exists, and whether the four desiderata are jointly consistent, are open questions that we identify as the primary targets of a formal axiomatization.</w:delText>
        </w:r>
      </w:del>
    </w:p>
    <w:bookmarkStart w:colFirst="0" w:colLast="0" w:name="ap9z9w3awm57" w:id="28"/>
    <w:bookmarkEnd w:id="28"/>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65"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3. Satisfaction of desiderata by existing selectivity definitions</w:delText>
        </w:r>
      </w:del>
      <w:ins w:author="Polina Vinogradova" w:id="3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 candidate measure introduced next does.</w:t>
        </w:r>
      </w:ins>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del w:author="Polina Vinogradova" w:id="367" w:date="2026-06-30T00:37:59Z"/>
          <w:rFonts w:ascii="Aptos" w:cs="Aptos" w:eastAsia="Aptos" w:hAnsi="Aptos"/>
          <w:b w:val="0"/>
          <w:bCs w:val="0"/>
          <w:i w:val="1"/>
          <w:iCs w:val="1"/>
          <w:smallCaps w:val="0"/>
          <w:strike w:val="0"/>
          <w:color w:val="000000"/>
          <w:sz w:val="24"/>
          <w:szCs w:val="24"/>
          <w:u w:val="none"/>
          <w:shd w:fill="auto" w:val="clear"/>
          <w:vertAlign w:val="baseline"/>
        </w:rPr>
      </w:pPr>
      <w:ins w:author="Polina Vinogradova" w:id="365"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Satisfaction of the four required properties by existing selectivity definitions and by the candidate measure introduced below</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w:rPr>
            <w:rFonts w:ascii="Aptos" w:cs="Aptos" w:eastAsia="Aptos" w:hAnsi="Aptos"/>
            <w:b w:val="0"/>
            <w:bCs w:val="0"/>
            <w:i w:val="1"/>
            <w:iCs w:val="1"/>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satisfied </w:t>
      </w:r>
      <w:del w:author="Polina Vinogradova" w:id="366"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by construction</w:delText>
        </w:r>
      </w:del>
      <w:ins w:author="Polina Vinogradova" w:id="366"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(by construction, or verified empirically for the candidate)</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partially satisfied or satisfied under additional assumptions.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violated in general.</w:t>
      </w:r>
      <w:del w:author="Polina Vinogradova" w:id="367" w:date="2026-06-30T00:37:59Z">
        <w:r w:rsidDel="00000000" w:rsidR="00000000" w:rsidRPr="00000000">
          <w:rPr>
            <w:rtl w:val="0"/>
          </w:rPr>
        </w:r>
      </w:del>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del w:author="Polina Vinogradova" w:id="367" w:date="2026-06-30T00:37:59Z"/>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S-score</w:delText>
              </w:r>
            </w:del>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w:delText>
              </w:r>
            </w:del>
          </w:p>
        </w:tc>
      </w:tr>
      <w:tr>
        <w:trPr>
          <w:cantSplit w:val="0"/>
          <w:tblHeader w:val="0"/>
          <w:del w:author="Polina Vinogradova" w:id="367" w:date="2026-06-30T00:37:59Z"/>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D1 (reliability threshold)</w:delText>
              </w:r>
            </w:del>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r>
      <w:tr>
        <w:trPr>
          <w:cantSplit w:val="0"/>
          <w:tblHeader w:val="0"/>
          <w:del w:author="Polina Vinogradova" w:id="367" w:date="2026-06-30T00:37:59Z"/>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D2 (bounded gap sensitivity)</w:delText>
              </w:r>
            </w:del>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r>
      <w:tr>
        <w:trPr>
          <w:cantSplit w:val="0"/>
          <w:tblHeader w:val="0"/>
          <w:del w:author="Polina Vinogradova" w:id="367" w:date="2026-06-30T00:37:59Z"/>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D3 (distributional consistency)</w:delText>
              </w:r>
            </w:del>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r>
      <w:tr>
        <w:trPr>
          <w:cantSplit w:val="0"/>
          <w:tblHeader w:val="0"/>
          <w:del w:author="Polina Vinogradova" w:id="367" w:date="2026-06-30T00:37:59Z"/>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D4 (monotonicity, weak off-target)</w:delText>
              </w:r>
            </w:del>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7" w:date="2026-06-30T00:37:59Z">
              <w:r w:rsidDel="00000000" w:rsidR="00000000" w:rsidRPr="00000000">
                <w:rPr>
                  <w:rtl w:val="0"/>
                </w:rPr>
              </w:r>
            </w:del>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367" w:date="2026-06-30T00:37:59Z"/>
            <m:oMath>
              <w:del w:author="Polina Vinogradova" w:id="367" w:date="2026-06-30T00:37:59Z">
                <m:r>
                  <m:t>×</m:t>
                </m:r>
              </w:del>
            </m:oMath>
            <w:del w:author="Polina Vinogradova" w:id="367" w:date="2026-06-30T00:37:59Z">
              <w:r w:rsidDel="00000000" w:rsidR="00000000" w:rsidRPr="00000000">
                <w:rPr>
                  <w:rtl w:val="0"/>
                </w:rPr>
              </w:r>
            </w:del>
          </w:p>
        </w:tc>
      </w:tr>
    </w:tbl>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367" w:date="2026-06-30T00:37:59Z"/>
          <w:rFonts w:ascii="Aptos" w:cs="Aptos" w:eastAsia="Aptos" w:hAnsi="Aptos"/>
          <w:b w:val="0"/>
          <w:bCs w:val="0"/>
          <w:i w:val="1"/>
          <w:iCs w:val="1"/>
          <w:smallCaps w:val="0"/>
          <w:strike w:val="0"/>
          <w:color w:val="000000"/>
          <w:sz w:val="24"/>
          <w:szCs w:val="24"/>
          <w:u w:val="none"/>
          <w:shd w:fill="auto" w:val="clear"/>
          <w:vertAlign w:val="baseline"/>
        </w:rPr>
      </w:pPr>
      <w:ins w:author="Polina Vinogradova" w:id="367" w:date="2026-06-30T00:37:59Z">
        <w:r w:rsidDel="00000000" w:rsidR="00000000" w:rsidRPr="00000000">
          <w:rPr>
            <w:rtl w:val="0"/>
          </w:rPr>
        </w:r>
      </w:ins>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ins w:author="Polina Vinogradova" w:id="367" w:date="2026-06-30T00:37:59Z"/>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ins>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ins>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ins>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ins>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ins>
          </w:p>
        </w:tc>
      </w:tr>
      <w:tr>
        <w:trPr>
          <w:cantSplit w:val="0"/>
          <w:tblHeader w:val="0"/>
          <w:ins w:author="Polina Vinogradova" w:id="367" w:date="2026-06-30T00:37:59Z"/>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(reliability threshold)</w:t>
              </w:r>
            </w:ins>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r>
      <w:tr>
        <w:trPr>
          <w:cantSplit w:val="0"/>
          <w:tblHeader w:val="0"/>
          <w:ins w:author="Polina Vinogradova" w:id="367" w:date="2026-06-30T00:37:59Z"/>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(bounded gap sensitivity)</w:t>
              </w:r>
            </w:ins>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r>
      <w:tr>
        <w:trPr>
          <w:cantSplit w:val="0"/>
          <w:tblHeader w:val="0"/>
          <w:ins w:author="Polina Vinogradova" w:id="367" w:date="2026-06-30T00:37:59Z"/>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(distributional consistency)</w:t>
              </w:r>
            </w:ins>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r>
      <w:tr>
        <w:trPr>
          <w:cantSplit w:val="0"/>
          <w:tblHeader w:val="0"/>
          <w:ins w:author="Polina Vinogradova" w:id="367" w:date="2026-06-30T00:37:59Z"/>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(monotonicity, weak off-target)</w:t>
              </w:r>
            </w:ins>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m:t>×</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7"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6-30T00:37:59Z"/>
            <m:oMath>
              <w:ins w:author="Polina Vinogradova" w:id="36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7" w:date="2026-06-30T00:37:59Z">
              <w:r w:rsidDel="00000000" w:rsidR="00000000" w:rsidRPr="00000000">
                <w:rPr>
                  <w:rtl w:val="0"/>
                </w:rPr>
              </w:r>
            </w:ins>
          </w:p>
        </w:tc>
      </w:tr>
    </w:tbl>
    <w:p w:rsidR="00000000" w:rsidDel="00000000" w:rsidP="00000000" w:rsidRDefault="00000000" w:rsidRPr="00000000" w14:paraId="000000ED">
      <w:pPr>
        <w:pStyle w:val="Heading2"/>
        <w:rPr>
          <w:ins w:author="Polina Vinogradova" w:id="368" w:date="2026-06-30T00:37:59Z"/>
        </w:rPr>
      </w:pPr>
      <w:ins w:author="Polina Vinogradova" w:id="368" w:date="2026-06-30T00:37:59Z">
        <w:r w:rsidDel="00000000" w:rsidR="00000000" w:rsidRPr="00000000">
          <w:rPr>
            <w:rtl w:val="0"/>
          </w:rPr>
          <w:t xml:space="preserve">A Candidate Measure</w:t>
        </w:r>
      </w:ins>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4"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6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can indeed be satisfied, and the selectivity entropy is the natural starting point. Of the existing definitions it is the only one that already satisfies both D2 and D4 (Table </w:t>
        </w:r>
        <w:r w:rsidDel="00000000" w:rsidR="00000000" w:rsidRPr="00000000">
          <w:fldChar w:fldCharType="begin"/>
        </w:r>
        <w:r w:rsidDel="00000000" w:rsidR="00000000" w:rsidRPr="00000000">
          <w:instrText xml:space="preserve">HYPERLINK \l "cb8swjgpx8yv"</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scores the whole normalized profile rather than a single pairwise gap, it neither privileges a reference off-target (D2) nor rewards the addition of non-binders (D4). It fails only D1, having no reliability gate, and D3, because its hard active/inactive cutoff </w:t>
        </w:r>
      </w:ins>
      <w:ins w:author="Polina Vinogradova" w:id="369" w:date="2026-06-30T00:37:59Z"/>
      <m:oMath>
        <w:ins w:author="Polina Vinogradova" w:id="36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6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6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369" w:date="2026-06-30T00:37:59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36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369" w:date="2026-06-30T00:37:59Z"/>
      <w:ins w:author="Polina Vinogradova" w:id="3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the ranking sensitive to the baseline. The ratio cannot be repaired this way, as it fails D2 by construction, and the S-score and Gini violate D4 intrinsically. The entropy is therefore the one existing measure that can reach all four properties through purely local changes. The candidate makes exactly two: it adds the D1 reliability gate, and it replaces the hard cutoff with a smooth (softplus) hinge that removes the baseline sensitivity. For a profile </w:t>
        </w:r>
      </w:ins>
      <w:ins w:author="Polina Vinogradova" w:id="371" w:date="2026-06-30T00:37:59Z"/>
      <m:oMath>
        <w:ins w:author="Polina Vinogradova" w:id="37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oMath>
      <w:ins w:author="Polina Vinogradova" w:id="371" w:date="2026-06-30T00:37:59Z"/>
      <w:ins w:author="Polina Vinogradova" w:id="3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ins>
      <w:ins w:author="Polina Vinogradova" w:id="373"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max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73" w:date="2026-06-30T00:37:59Z">
              <m:r>
                <w:rPr>
                  <w:rFonts w:ascii="Aptos" w:cs="Aptos" w:eastAsia="Aptos" w:hAnsi="Aptos"/>
                  <w:b w:val="0"/>
                  <w:bCs w:val="0"/>
                  <w:i w:val="0"/>
                  <w:iCs w:val="0"/>
                  <w:smallCaps w:val="0"/>
                  <w:strike w:val="0"/>
                  <w:color w:val="000000"/>
                  <w:sz w:val="24"/>
                  <w:szCs w:val="24"/>
                  <w:u w:val="none"/>
                  <w:shd w:fill="auto" w:val="clear"/>
                  <w:vertAlign w:val="baseline"/>
                </w:rP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73" w:date="2026-06-30T00:37:59Z"/>
      <w:ins w:author="Polina Vinogradova" w:id="3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undefined otherwise, satisfying D1), define</w:t>
        </w:r>
      </w:ins>
    </w:p>
    <w:p w:rsidR="00000000" w:rsidDel="00000000" w:rsidP="00000000" w:rsidRDefault="00000000" w:rsidRPr="00000000" w14:paraId="000000EF">
      <w:pPr>
        <w:jc w:val="center"/>
        <w:rPr>
          <w:ins w:author="Polina Vinogradova" w:id="37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75"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=Tlog​</m:t>
          </m:r>
        </w:ins>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,  f(x)=</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5" w:date="2026-06-30T00:37:59Z"/>
      <w:ins w:author="Polina Vinogradova" w:id="376" w:date="2026-06-30T00:37:59Z">
        <w:r w:rsidDel="00000000" w:rsidR="00000000" w:rsidRPr="00000000">
          <w:rPr>
            <w:rtl w:val="0"/>
          </w:rPr>
        </w:r>
      </w:ins>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82"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w:ins>
      <w:ins w:author="Polina Vinogradova" w:id="377"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77" w:date="2026-06-30T00:37:59Z"/>
      <w:ins w:author="Polina Vinogradova" w:id="3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fixed assay detection floor and </w:t>
        </w:r>
      </w:ins>
      <w:ins w:author="Polina Vinogradova" w:id="379" w:date="2026-06-30T00:37:59Z"/>
      <m:oMath>
        <w:ins w:author="Polina Vinogradova" w:id="37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379" w:date="2026-06-30T00:37:59Z"/>
      <w:ins w:author="Polina Vinogradova" w:id="3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smoothing width in </w:t>
        </w:r>
      </w:ins>
      <w:ins w:author="Polina Vinogradova" w:id="381" w:date="2026-06-30T00:37:59Z"/>
      <m:oMath>
        <w:ins w:author="Polina Vinogradova" w:id="38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381" w:date="2026-06-30T00:37:59Z"/>
      <w:ins w:author="Polina Vinogradova" w:id="3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units. The score is minus the Shannon entropy of the smoothed, normalized profile — equivalently, minus the logarithm of the effective number of targets the compound binds.</w:t>
        </w:r>
      </w:ins>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94"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measure satisfies all four properties. D1 holds by the explicit reliability gate. D2 holds because </w:t>
        </w:r>
      </w:ins>
      <w:ins w:author="Polina Vinogradova" w:id="383" w:date="2026-06-30T00:37:59Z"/>
      <m:oMath>
        <w:ins w:author="Polina Vinogradova" w:id="38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f</m:t>
          </m:r>
        </w:ins>
      </m:oMath>
      <w:ins w:author="Polina Vinogradova" w:id="383" w:date="2026-06-30T00:37:59Z"/>
      <w:ins w:author="Polina Vinogradova" w:id="38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symmetric function of the full normalized profile and references no particular off-target. D3 holds because the smooth hinge has no hard active/inactive boundary, so no kinase abruptly enters or leaves the active set as </w:t>
        </w:r>
      </w:ins>
      <w:ins w:author="Polina Vinogradova" w:id="385"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85" w:date="2026-06-30T00:37:59Z"/>
      <w:ins w:author="Polina Vinogradova" w:id="3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empirically, the candidate’s ranking is essentially invariant to the floor over </w:t>
        </w:r>
      </w:ins>
      <w:ins w:author="Polina Vinogradova" w:id="387" w:date="2026-06-30T00:37:59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387"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8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[4.5,6.5]</m:t>
          </m:r>
        </w:ins>
      </m:oMath>
      <w:ins w:author="Polina Vinogradova" w:id="387" w:date="2026-06-30T00:37:59Z"/>
      <w:ins w:author="Polina Vinogradova" w:id="3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(worst-case pairwise Spearman </w:t>
        </w:r>
      </w:ins>
      <w:ins w:author="Polina Vinogradova" w:id="389" w:date="2026-06-30T00:37:59Z"/>
      <m:oMath>
        <w:ins w:author="Polina Vinogradova" w:id="389" w:date="2026-06-30T00:37:59Z">
          <m:r>
            <m:t>ρ</m:t>
          </m:r>
        </w:ins>
        <w:ins w:author="Polina Vinogradova" w:id="38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389" w:date="2026-06-30T00:37:59Z"/>
      <w:ins w:author="Polina Vinogradova" w:id="3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the existing entropy’s ranking can reverse over the same range (</w:t>
        </w:r>
      </w:ins>
      <w:ins w:author="Polina Vinogradova" w:id="391" w:date="2026-06-30T00:37:59Z"/>
      <m:oMath>
        <w:ins w:author="Polina Vinogradova" w:id="391" w:date="2026-06-30T00:37:59Z">
          <m:r>
            <m:t>ρ</m:t>
          </m:r>
        </w:ins>
        <w:ins w:author="Polina Vinogradova" w:id="39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391" w:date="2026-06-30T00:37:59Z"/>
      <w:ins w:author="Polina Vinogradova" w:id="39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D4 holds because the softplus weight vanishes below the floor and is monotone, so adding a sub-threshold target never raises the score (verified for </w:t>
        </w:r>
      </w:ins>
      <w:ins w:author="Polina Vinogradova" w:id="393" w:date="2026-06-30T00:37:59Z"/>
      <m:oMath>
        <w:ins w:author="Polina Vinogradova" w:id="39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393" w:date="2026-06-30T00:37:59Z"/>
      <w:ins w:author="Polina Vinogradova" w:id="39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Klaeger compounds).</w:t>
        </w:r>
      </w:ins>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0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39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usable measure must also be recoverable from realistic panels. Applying the panel-size subsampling analysis described above to the candidate (same grid and 50 random subpanels per size), the smallest panel at which its ranking reaches mean Spearman </w:t>
        </w:r>
      </w:ins>
      <w:ins w:author="Polina Vinogradova" w:id="395" w:date="2026-06-30T00:37:59Z"/>
      <m:oMath>
        <w:ins w:author="Polina Vinogradova" w:id="395" w:date="2026-06-30T00:37:59Z">
          <m:r>
            <m:t>ρ</m:t>
          </m:r>
        </w:ins>
        <w:ins w:author="Polina Vinogradova" w:id="39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&gt;0.90</m:t>
          </m:r>
        </w:ins>
      </m:oMath>
      <w:ins w:author="Polina Vinogradova" w:id="395" w:date="2026-06-30T00:37:59Z"/>
      <w:ins w:author="Polina Vinogradova" w:id="3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its full-panel ranking is </w:t>
        </w:r>
      </w:ins>
      <w:ins w:author="Polina Vinogradova" w:id="397" w:date="2026-06-30T00:37:59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397"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9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170</m:t>
          </m:r>
        </w:ins>
      </m:oMath>
      <w:ins w:author="Polina Vinogradova" w:id="397" w:date="2026-06-30T00:37:59Z"/>
      <w:ins w:author="Polina Vinogradova" w:id="3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(Figure </w:t>
        </w:r>
        <w:r w:rsidDel="00000000" w:rsidR="00000000" w:rsidRPr="00000000">
          <w:fldChar w:fldCharType="begin"/>
        </w:r>
        <w:r w:rsidDel="00000000" w:rsidR="00000000" w:rsidRPr="00000000">
          <w:instrText xml:space="preserve">HYPERLINK \l "f5b8ewnuottg"</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placing it in the fast regime alongside the entropy (</w:t>
        </w:r>
      </w:ins>
      <w:ins w:author="Polina Vinogradova" w:id="399" w:date="2026-06-30T00:37:59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399"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9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399" w:date="2026-06-30T00:37:59Z"/>
      <w:ins w:author="Polina Vinogradova" w:id="4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S-score (</w:t>
        </w:r>
      </w:ins>
      <w:ins w:author="Polina Vinogradova" w:id="401" w:date="2026-06-30T00:37:59Z"/>
      <m:oMath>
        <w:ins w:author="Polina Vinogradova" w:id="401" w:date="2026-06-30T00:37:59Z">
          <m:r>
            <m:t>≈</m:t>
          </m:r>
        </w:ins>
        <w:ins w:author="Polina Vinogradova" w:id="40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140</m:t>
          </m:r>
        </w:ins>
      </m:oMath>
      <w:ins w:author="Polina Vinogradova" w:id="401" w:date="2026-06-30T00:37:59Z"/>
      <w:ins w:author="Polina Vinogradova" w:id="40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well ahead of the Gini (</w:t>
        </w:r>
      </w:ins>
      <w:ins w:author="Polina Vinogradova" w:id="403" w:date="2026-06-30T00:37:59Z"/>
      <m:oMath>
        <w:ins w:author="Polina Vinogradova" w:id="403" w:date="2026-06-30T00:37:59Z">
          <m:r>
            <m:t>≈</m:t>
          </m:r>
        </w:ins>
        <w:ins w:author="Polina Vinogradova" w:id="40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403" w:date="2026-06-30T00:37:59Z"/>
      <w:ins w:author="Polina Vinogradova" w:id="40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ratio (which does not reach </w:t>
        </w:r>
      </w:ins>
      <w:ins w:author="Polina Vinogradova" w:id="405" w:date="2026-06-30T00:37:59Z"/>
      <m:oMath>
        <w:ins w:author="Polina Vinogradova" w:id="405" w:date="2026-06-30T00:37:59Z">
          <m:r>
            <m:t>ρ</m:t>
          </m:r>
        </w:ins>
        <w:ins w:author="Polina Vinogradova" w:id="40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405" w:date="2026-06-30T00:37:59Z"/>
      <w:ins w:author="Polina Vinogradova" w:id="40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the full panel). It converges slightly slower than the bare entropy because the D1 reliability gate and the smooth hinge add structure that stabilizes a little later; this is a modest price for satisfying all four properties, which the entropy does not. The candidate thus recovers its full-panel ranking from roughly half a typical large panel.</w:t>
        </w:r>
      </w:ins>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0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present this as a candidate, not a unique solution. The properties are necessary conditions, and we have not shown that they single out a measure of this form. The smoothing width </w:t>
        </w:r>
      </w:ins>
      <w:ins w:author="Polina Vinogradova" w:id="407" w:date="2026-06-30T00:37:59Z"/>
      <m:oMath>
        <w:ins w:author="Polina Vinogradova" w:id="40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07" w:date="2026-06-30T00:37:59Z"/>
      <w:ins w:author="Polina Vinogradova" w:id="4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itself a design choice (</w:t>
        </w:r>
      </w:ins>
      <w:ins w:author="Polina Vinogradova" w:id="409" w:date="2026-06-30T00:37:59Z"/>
      <m:oMath>
        <w:ins w:author="Polina Vinogradova" w:id="4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09"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09" w:date="2026-06-30T00:37:59Z"/>
      <w:ins w:author="Polina Vinogradova" w:id="41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values above): as </w:t>
        </w:r>
      </w:ins>
      <w:ins w:author="Polina Vinogradova" w:id="411" w:date="2026-06-30T00:37:59Z"/>
      <m:oMath>
        <w:ins w:author="Polina Vinogradova" w:id="41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11" w:date="2026-06-30T00:37:59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11"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11" w:date="2026-06-30T00:37:59Z"/>
      <w:ins w:author="Polina Vinogradova" w:id="41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softplus hinge </w:t>
        </w:r>
      </w:ins>
      <w:ins w:author="Polina Vinogradova" w:id="413" w:date="2026-06-30T00:37:59Z"/>
      <m:oMath>
        <w:ins w:author="Polina Vinogradova" w:id="41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Tlog(1+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1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ins w:author="Polina Vinogradova" w:id="413"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413" w:date="2026-06-30T00:37:59Z"/>
      <w:ins w:author="Polina Vinogradova" w:id="41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the hard cutoff </w:t>
        </w:r>
      </w:ins>
      <w:ins w:author="Polina Vinogradova" w:id="415" w:date="2026-06-30T00:37:59Z"/>
      <m:oMath>
        <w:ins w:author="Polina Vinogradova" w:id="41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41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415"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15" w:date="2026-06-30T00:37:59Z"/>
      <w:ins w:author="Polina Vinogradova" w:id="4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standard entropy and reintroducing its D3 baseline sensitivity, so a strictly positive </w:t>
        </w:r>
      </w:ins>
      <w:ins w:author="Polina Vinogradova" w:id="417" w:date="2026-06-30T00:37:59Z"/>
      <m:oMath>
        <w:ins w:author="Polina Vinogradova" w:id="417"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17" w:date="2026-06-30T00:37:59Z"/>
      <w:ins w:author="Polina Vinogradova" w:id="4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what buys distributional consistency. Establishing whether the properties are jointly satisfiable only by measures of this family, and whether a uniqueness result analogous to Shannon’s holds, is the subject of future work.</w:t>
        </w:r>
      </w:ins>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20"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1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263247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33900" cy="2632470"/>
                      </a:xfrm>
                      <a:prstGeom prst="rect"/>
                      <a:ln/>
                    </pic:spPr>
                  </pic:pic>
                </a:graphicData>
              </a:graphic>
            </wp:inline>
          </w:drawing>
        </w:r>
      </w:ins>
      <w:ins w:author="Polina Vinogradova" w:id="420" w:date="2026-06-30T00:37:59Z">
        <w:r w:rsidDel="00000000" w:rsidR="00000000" w:rsidRPr="00000000">
          <w:rPr>
            <w:rtl w:val="0"/>
          </w:rPr>
        </w:r>
      </w:ins>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426" w:date="2026-06-30T00:37:59Z"/>
          <w:rFonts w:ascii="Aptos" w:cs="Aptos" w:eastAsia="Aptos" w:hAnsi="Aptos"/>
          <w:b w:val="0"/>
          <w:bCs w:val="0"/>
          <w:i w:val="1"/>
          <w:iCs w:val="1"/>
          <w:smallCaps w:val="0"/>
          <w:strike w:val="0"/>
          <w:color w:val="000000"/>
          <w:sz w:val="24"/>
          <w:szCs w:val="24"/>
          <w:u w:val="none"/>
          <w:shd w:fill="auto" w:val="clear"/>
          <w:vertAlign w:val="baseline"/>
        </w:rPr>
      </w:pPr>
      <w:ins w:author="Polina Vinogradova" w:id="420"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Panel-size convergence of the candidate measure compared with the four existing definitions (Klaeger, 50 random subpanels per size). Curves show the mean Spearman correlation between the ranking computed on a random subpanel and the full-panel ranking; </w:t>
        </w:r>
      </w:ins>
      <w:ins w:author="Polina Vinogradova" w:id="421" w:date="2026-06-30T00:37:59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21" w:date="2026-06-30T00:37:59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m:oMath>
      <w:ins w:author="Polina Vinogradova" w:id="421" w:date="2026-06-30T00:37:59Z"/>
      <w:ins w:author="Polina Vinogradova" w:id="422"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(legend) is the smallest panel reaching mean </w:t>
        </w:r>
      </w:ins>
      <w:ins w:author="Polina Vinogradova" w:id="423" w:date="2026-06-30T00:37:59Z"/>
      <m:oMath>
        <w:ins w:author="Polina Vinogradova" w:id="423" w:date="2026-06-30T00:37:59Z">
          <m:r>
            <m:t>ρ</m:t>
          </m:r>
        </w:ins>
        <w:ins w:author="Polina Vinogradova" w:id="423" w:date="2026-06-30T00:37:59Z">
          <m:r>
            <w:rPr>
              <w:rFonts w:ascii="Aptos" w:cs="Aptos" w:eastAsia="Aptos" w:hAnsi="Aptos"/>
              <w:b w:val="0"/>
              <w:bCs w:val="0"/>
              <w:i w:val="1"/>
              <w:iCs w:val="1"/>
              <w:smallCaps w:val="0"/>
              <w:strike w:val="0"/>
              <w:color w:val="000000"/>
              <w:sz w:val="24"/>
              <w:szCs w:val="24"/>
              <w:u w:val="none"/>
              <w:shd w:fill="auto" w:val="clear"/>
              <w:vertAlign w:val="baseline"/>
            </w:rPr>
            <m:t xml:space="preserve">&gt;0.90</m:t>
          </m:r>
        </w:ins>
      </m:oMath>
      <w:ins w:author="Polina Vinogradova" w:id="423" w:date="2026-06-30T00:37:59Z"/>
      <w:ins w:author="Polina Vinogradova" w:id="424"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candidate converges in the fast regime (</w:t>
        </w:r>
      </w:ins>
      <w:ins w:author="Polina Vinogradova" w:id="425" w:date="2026-06-30T00:37:59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25" w:date="2026-06-30T00:37:59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w:ins w:author="Polina Vinogradova" w:id="425" w:date="2026-06-30T00:37:59Z">
          <m:r>
            <w:rPr>
              <w:rFonts w:ascii="Aptos" w:cs="Aptos" w:eastAsia="Aptos" w:hAnsi="Aptos"/>
              <w:b w:val="0"/>
              <w:bCs w:val="0"/>
              <w:i w:val="1"/>
              <w:iCs w:val="1"/>
              <w:smallCaps w:val="0"/>
              <w:strike w:val="0"/>
              <w:color w:val="000000"/>
              <w:sz w:val="24"/>
              <w:szCs w:val="24"/>
              <w:u w:val="none"/>
              <w:shd w:fill="auto" w:val="clear"/>
              <w:vertAlign w:val="baseline"/>
            </w:rPr>
            <m:t>≈</m:t>
          </m:r>
        </w:ins>
        <w:ins w:author="Polina Vinogradova" w:id="425" w:date="2026-06-30T00:37:59Z">
          <m:r>
            <w:rPr>
              <w:rFonts w:ascii="Aptos" w:cs="Aptos" w:eastAsia="Aptos" w:hAnsi="Aptos"/>
              <w:b w:val="0"/>
              <w:bCs w:val="0"/>
              <w:i w:val="1"/>
              <w:iCs w:val="1"/>
              <w:smallCaps w:val="0"/>
              <w:strike w:val="0"/>
              <w:color w:val="000000"/>
              <w:sz w:val="24"/>
              <w:szCs w:val="24"/>
              <w:u w:val="none"/>
              <w:shd w:fill="auto" w:val="clear"/>
              <w:vertAlign w:val="baseline"/>
            </w:rPr>
            <m:t xml:space="preserve">170</m:t>
          </m:r>
        </w:ins>
      </m:oMath>
      <w:ins w:author="Polina Vinogradova" w:id="425" w:date="2026-06-30T00:37:59Z"/>
      <w:ins w:author="Polina Vinogradova" w:id="426" w:date="2026-06-30T00:37:59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comparable to the entropy and S-score and well ahead of the Gini and ratio.</w:t>
        </w:r>
      </w:ins>
    </w:p>
    <w:bookmarkStart w:colFirst="0" w:colLast="0" w:name="6hudviz33lzd" w:id="29"/>
    <w:bookmarkEnd w:id="29"/>
    <w:p w:rsidR="00000000" w:rsidDel="00000000" w:rsidP="00000000" w:rsidRDefault="00000000" w:rsidRPr="00000000" w14:paraId="000000F6">
      <w:pPr>
        <w:pStyle w:val="Heading1"/>
        <w:rPr/>
      </w:pPr>
      <w:r w:rsidDel="00000000" w:rsidR="00000000" w:rsidRPr="00000000">
        <w:rPr>
          <w:rtl w:val="0"/>
        </w:rPr>
        <w:t xml:space="preserve">Discussion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finding of this work is that existing kinase inhibitor selectivity definitions do not measure the same quantity. The ratio definition and the distribution-based family (S-score, entropy, Gini) produce substantially different compound rankings (</w:t>
      </w:r>
      <w:ins w:author="Polina Vinogradova" w:id="4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cross-family </w:t>
        </w:r>
      </w:ins>
      <w:del w:author="Polina Vinogradova" w:id="428" w:date="2026-06-30T00:37:59Z"/>
      <m:oMath>
        <w:del w:author="Polina Vinogradova" w:id="42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28" w:date="2026-06-30T00:37:59Z"/>
      <w:ins w:author="Polina Vinogradova" w:id="428" w:date="2026-06-30T00:37:59Z"/>
      <m:oMath>
        <w:ins w:author="Polina Vinogradova" w:id="42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r=0.14</m:t>
          </m:r>
        </w:ins>
      </m:oMath>
      <w:ins w:author="Polina Vinogradova" w:id="4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429" w:date="2026-06-30T00:37:59Z"/>
      <m:oMath>
        <w:del w:author="Polina Vinogradova" w:id="42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29" w:date="2026-06-30T00:37:59Z"/>
      <w:ins w:author="Polina Vinogradova" w:id="429" w:date="2026-06-30T00:37:59Z"/>
      <m:oMath>
        <w:ins w:author="Polina Vinogradova" w:id="429"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0.62</m:t>
          </m:r>
        </w:ins>
      </m:oMath>
      <w:ins w:author="Polina Vinogradova" w:id="429" w:date="2026-06-30T00:37:59Z"/>
      <w:ins w:author="Polina Vinogradova" w:id="4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four datasets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sources of disagreement are mechanistically interpretable rather than random. This has practical consequences: a compound that ratio-based analysis designates as selective may be designated as moderately promiscuous by entropy-based analysis, and vice versa, depending on the shape of its binding profile. Go/no-go decisions in early drug discovery are routinely made on the basis of selectivity assessments without acknowledgment that the choice of definition materially affects the outcome.</w:t>
      </w:r>
    </w:p>
    <w:bookmarkStart w:colFirst="0" w:colLast="0" w:name="t2cgbitp6bzs" w:id="30"/>
    <w:bookmarkEnd w:id="30"/>
    <w:p w:rsidR="00000000" w:rsidDel="00000000" w:rsidP="00000000" w:rsidRDefault="00000000" w:rsidRPr="00000000" w14:paraId="000000F8">
      <w:pPr>
        <w:pStyle w:val="Heading2"/>
        <w:rPr>
          <w:del w:author="Polina Vinogradova" w:id="432" w:date="2026-06-30T00:37:59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431" w:date="2026-06-30T00:37:59Z">
            <w:rPr>
              <w:b w:val="0"/>
              <w:bCs w:val="0"/>
              <w:i w:val="0"/>
              <w:iCs w:val="0"/>
              <w:smallCaps w:val="0"/>
              <w:strike w:val="0"/>
              <w:u w:val="none"/>
              <w:vertAlign w:val="baseline"/>
            </w:rPr>
          </w:rPrChange>
        </w:rPr>
        <w:t xml:space="preserve">The </w:t>
      </w:r>
      <w:del w:author="Polina Vinogradova" w:id="432" w:date="2026-06-30T00:37:59Z">
        <w:r w:rsidDel="00000000" w:rsidR="00000000" w:rsidRPr="00000000">
          <w:rPr>
            <w:rtl w:val="0"/>
          </w:rPr>
          <w:delText xml:space="preserve">Two-Family Structure Reflects a Conceptual Distinction</w:delText>
        </w:r>
      </w:del>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3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clustering of definitions into two families is not a statistical artifact but reflects a genuine difference in what is being measured. Distribution-based definitions ask: how concentrated is the compound’s binding activity across the full profiled kinome? The ratio definition asks: how much more potently does the compound bind its primary target than a specified off-target? These are distinct questions with distinct answers for a large class of compounds — specifically, those with one clearly dominant target that also bind many kinases at moderate affinity (Type 3 profiles in our taxonomy). For such compounds, ratio-based methods report high selectivity while distribution-based methods report moderate promiscuity, and both characterizations are correct given their respective questions.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33"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disagreement is therefore not a defect to be corrected by choosing the “right” definition, but a signal that the field has not agreed on what selectivity means. The desiderata proposed in the Desiderata section are an attempt to make this question precise enough that it can be answered formally.</w:delText>
        </w:r>
      </w:del>
    </w:p>
    <w:bookmarkStart w:colFirst="0" w:colLast="0" w:name="mh9faw8fowd4" w:id="31"/>
    <w:bookmarkEnd w:id="31"/>
    <w:p w:rsidR="00000000" w:rsidDel="00000000" w:rsidP="00000000" w:rsidRDefault="00000000" w:rsidRPr="00000000" w14:paraId="000000FB">
      <w:pPr>
        <w:pStyle w:val="Heading2"/>
        <w:rPr>
          <w:del w:author="Polina Vinogradova" w:id="433" w:date="2026-06-30T00:37:59Z"/>
        </w:rPr>
      </w:pPr>
      <w:del w:author="Polina Vinogradova" w:id="433" w:date="2026-06-30T00:37:59Z">
        <w:r w:rsidDel="00000000" w:rsidR="00000000" w:rsidRPr="00000000">
          <w:rPr>
            <w:rtl w:val="0"/>
          </w:rPr>
          <w:delText xml:space="preserve">The Historical Roots of Definitional Ambiguity</w:delText>
        </w:r>
      </w:del>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36"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coexistence of ratio-based and distribution-based selectivity definitions in the kinase inhibitor literature has a historical explanation rooted in the structure of the selectivity question itself. In classical pharmacology and analytical chemistry, selectivity is inherently pairwise: how much more potently does a compound bind target A than target B? IUPAC formalizes this for analytical methods</w:delText>
        </w:r>
      </w:del>
      <w:ins w:author="Polina Vinogradova" w:id="4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coexistence has a historical explanation. In classical pharmacology and analytical chemistry, selectivity is inherently pairwise. IUPAC formalizes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selectivity coefficient</w:t>
      </w:r>
      <w:del w:author="Polina Vinogradova" w:id="4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of binding constants for </w:t>
      </w:r>
      <w:ins w:author="Polina Vinogradova" w:id="43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analyte and </w:t>
      </w:r>
      <w:del w:author="Polina Vinogradova" w:id="4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interferent — and organic chemistry quantifies chemo-, regio-, and stereoselectivity as ratios of competing rate constants.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These ratio definitions are appropriate because the question is binary.</w:delText>
        </w:r>
      </w:del>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Kinase inhibitor selectivity, by contrast, is a distributional question: how concentrated is a compound’s binding activity across a panel of hundreds of kinases? This is structurally different from a pairwise comparison, and ratio-based</w:delText>
        </w:r>
      </w:del>
      <w:ins w:author="Polina Vinogradova" w:id="4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interferent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 measures entered kinase profiling on that basis. Kinome-wide profiling, however, poses a distributional question: how concentrated is a compound’s binding across hundreds of kinases? Entropy and Gini were introduced because ratio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are </w:t>
      </w:r>
      <w:del w:author="Polina Vinogradova" w:id="4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poorly </w:delText>
        </w:r>
      </w:del>
      <w:ins w:author="Polina Vinogradova" w:id="4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suited to it</w:t>
      </w:r>
      <w:del w:author="Polina Vinogradova" w:id="43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precisely because</w:delText>
        </w:r>
      </w:del>
      <w:ins w:author="Polina Vinogradova" w:id="43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discard all but two </w:t>
      </w:r>
      <w:del w:author="Polina Vinogradova" w:id="43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points </w:t>
      </w:r>
      <w:del w:author="Polina Vinogradova" w:id="44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from</w:delText>
        </w:r>
      </w:del>
      <w:ins w:author="Polina Vinogradova" w:id="44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del w:author="Polina Vinogradova" w:id="4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profile of 300–500 kinases, as the panel size analysis of the panel size analysis makes quantitative. The entropy and Gini definitions were introduced specifically because researchers recognized that ratio measures were inadequate for large panels, but</w:delText>
        </w:r>
      </w:del>
      <w:ins w:author="Polina Vinogradova" w:id="44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300–500 kinase profile.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older </w:t>
      </w:r>
      <w:del w:author="Polina Vinogradova" w:id="4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definitions</w:delText>
        </w:r>
      </w:del>
      <w:ins w:author="Polina Vinogradova" w:id="44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pairwise measures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never retired</w:t>
      </w:r>
      <w:del w:author="Polina Vinogradova" w:id="44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result is a field that applies pairwise measures to distributional questions and distributional measures to pairwise questions, without a principled basis for choosing between them. The desiderata proposed above can be understood as an attempt to make this distinction precise: D2 (bounded gap sensitivity) and D4 (monotonicity) are properties that ratio definitions violate specifically because they treat a distributional problem as pairwise, while D3 (distributional consistency) is a property that ratio definitions satisfy trivially because they do not use a distributional baseline at all</w:delText>
        </w:r>
      </w:del>
      <w:ins w:author="Polina Vinogradova" w:id="44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leaving the field applying pairwise measures to a distributional question without a principled basis for choosing between them. The required properties proposed in the Required Properties section are an attempt to express what it means for a compound to be selective in a way that is precise enough to assess candidate selectivity definitions formally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df5nqn9bu5q3" w:id="32"/>
    <w:bookmarkEnd w:id="32"/>
    <w:p w:rsidR="00000000" w:rsidDel="00000000" w:rsidP="00000000" w:rsidRDefault="00000000" w:rsidRPr="00000000" w14:paraId="000000FE">
      <w:pPr>
        <w:pStyle w:val="Heading2"/>
        <w:rPr/>
      </w:pPr>
      <w:r w:rsidDel="00000000" w:rsidR="00000000" w:rsidRPr="00000000">
        <w:rPr>
          <w:rtl w:val="0"/>
        </w:rPr>
        <w:t xml:space="preserve">Practical Recommendations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a formal resolution, three practical recommendations follow from our findings.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D1 (reliability threshold) should be adopted immediately as a reporting standard. Compounds with no detected binding above the assay detection floor should not receive selectivity scores, or should have their scores explicitly flagged as unreliable. Of the 222 Klaeger compounds, 16 (7.2%) fall into this category and currently receive scores that are indistinguishable from noise.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selectivity assessments should report the sensitivity of rankings to parameter choice rather than a single score at a single parameter value. Our analysis shows that rank standard deviation across the parameter sweep is a compound-specific, interpretable quantity that identifies which compounds have robust selectivity assessments and which do not. This is analogous to reporting confidence intervals in statistical estimation.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when comparing selectivity across studies that use different definitions, the comparison should be restricted to the subset of compounds and parameter values for which the definitions agree. The high within-family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r&gt;0.74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that S-score, entropy, and Gini are interchangeable for most purposes when parameters are chosen consistently</w:t>
      </w:r>
      <w:del w:author="Polina Vinogradova" w:id="4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4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measures should not be compared directly with distribution-based measures without acknowledging the conceptual distinction.</w:t>
      </w:r>
    </w:p>
    <w:bookmarkStart w:colFirst="0" w:colLast="0" w:name="gofxcw7kyc7s" w:id="33"/>
    <w:bookmarkEnd w:id="33"/>
    <w:p w:rsidR="00000000" w:rsidDel="00000000" w:rsidP="00000000" w:rsidRDefault="00000000" w:rsidRPr="00000000" w14:paraId="00000103">
      <w:pPr>
        <w:pStyle w:val="Heading2"/>
        <w:rPr/>
      </w:pPr>
      <w:r w:rsidDel="00000000" w:rsidR="00000000" w:rsidRPr="00000000">
        <w:rPr>
          <w:rtl w:val="0"/>
        </w:rPr>
        <w:t xml:space="preserve">Limitations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9"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analysis </w:t>
      </w:r>
      <w:del w:author="Polina Vinogradova" w:id="44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limited to two profiling datasets that, while large and well-characterized,</w:delText>
        </w:r>
      </w:del>
      <w:ins w:author="Polina Vinogradova" w:id="44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covers four profiling datasets spanning three assay technologies and two readout types, but these still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 a </w:t>
      </w:r>
      <w:del w:author="Polina Vinogradova" w:id="44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small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fraction of the chemical and kinase space relevant to drug discovery. </w:t>
      </w:r>
      <w:del w:author="Polina Vinogradova" w:id="44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Davis covers 68 compounds and 433 kinases using a fixed-concentration competition binding assay; Klaeger covers 222 clinical compounds and 343 kinases using chemoproteomic dose–response profiling. The two assay technologies are not directly comparable, and the difference in active compound fractions (17.9% for Davis vs. 3.6% for Klaeger) reflects</w:delText>
        </w:r>
      </w:del>
      <w:ins w:author="Polina Vinogradova" w:id="44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assay technologies are not directly comparable in absolute terms — the active-compound fractions differ across datasets for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genuine selectivity </w:t>
      </w:r>
      <w:del w:author="Polina Vinogradova" w:id="44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differences</w:delText>
        </w:r>
      </w:del>
      <w:ins w:author="Polina Vinogradova" w:id="44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assay-specific detection thresholds. </w:t>
      </w:r>
      <w:del w:author="Polina Vinogradova" w:id="4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Findings should be interpreted in light of these technological differences.</w:delText>
        </w:r>
      </w:del>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49"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clinical outcome analysis is limited by the observational nature of FAERS data and the heterogeneity of FDA label discontinuation rates across indications. The null results reported in the Clinical Outcome Correlations section are consistent with a genuine absence of correlation between</w:delText>
        </w:r>
      </w:del>
      <w:ins w:author="Polina Vinogradova" w:id="4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consequence, our analysis relies on within-dataset rank comparisons rather than cross-dataset absolute scores. The consistency of the two-family structure and the instability predictors across all four datasets indicates that the findings are not artifacts of a single assay platform. However, findings should still be interpreted in light of these technological differences.</w:t>
        </w:r>
      </w:ins>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1"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4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also examined whether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vitro selectivity </w:t>
      </w:r>
      <w:del w:author="Polina Vinogradova" w:id="45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and</w:delText>
        </w:r>
      </w:del>
      <w:ins w:author="Polina Vinogradova" w:id="45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clinical toxicity, </w:t>
      </w:r>
      <w:del w:author="Polina Vinogradova" w:id="4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but they are equally consistent with the confounders identified therein. A properly controlled study would require prospective collection of treatment-related adverse event rates stratified by indication, which is not currently available in a standardized form across the breadth of approved kinase inhibitors.</w:delText>
        </w:r>
      </w:del>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above are necessary conditions motivated by empirical failure modes; they are not proven to be sufficient to uniquely characterize a selectivity measure, and it is not known whether they are jointly satisfiable. The satisfaction assessments in Table </w:delText>
        </w:r>
        <w:r w:rsidDel="00000000" w:rsidR="00000000" w:rsidRPr="00000000">
          <w:fldChar w:fldCharType="begin"/>
        </w:r>
        <w:r w:rsidDel="00000000" w:rsidR="00000000" w:rsidRPr="00000000">
          <w:delInstrText xml:space="preserve">HYPERLINK \l "ap9z9w3awm57"</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are based on analysis of the functional forms of each definition and the empirical findings of this study; a formal proof of satisfaction or violation for each desideratum–definition pair is left for future work.</w:delText>
        </w:r>
      </w:del>
    </w:p>
    <w:bookmarkStart w:colFirst="0" w:colLast="0" w:name="kjs5jyaafnfu" w:id="34"/>
    <w:bookmarkEnd w:id="34"/>
    <w:p w:rsidR="00000000" w:rsidDel="00000000" w:rsidP="00000000" w:rsidRDefault="00000000" w:rsidRPr="00000000" w14:paraId="00000108">
      <w:pPr>
        <w:pStyle w:val="Heading2"/>
        <w:rPr>
          <w:del w:author="Polina Vinogradova" w:id="451" w:date="2026-06-30T00:37:59Z"/>
        </w:rPr>
      </w:pPr>
      <w:del w:author="Polina Vinogradova" w:id="451" w:date="2026-06-30T00:37:59Z">
        <w:r w:rsidDel="00000000" w:rsidR="00000000" w:rsidRPr="00000000">
          <w:rPr>
            <w:rtl w:val="0"/>
          </w:rPr>
          <w:delText xml:space="preserve">Relation to Formal Methods</w:delText>
        </w:r>
      </w:del>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approach taken here — characterizing the empirical behavior of competing definitions to motivate formal desiderata — follows a methodology well established in adjacent fields. Shannon’s derivation of entropy began with the observation that several reasonable-seeming measures of uncertainty existed and proceeded to identify the axioms that single out one uniquely.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Arrow’s impossibility theorem began with the observation that several reasonable voting rules existed and proved that no rule satisfies all desirable properties simultaneously.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tl w:val="0"/>
          </w:rPr>
        </w:r>
      </w:del>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9"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present work occupies the empirical stage of this process: we have characterized where and why existing definitions disagree, and proposed properties that any satisfactory definition should have. Whether a definition satisfying all four desiderata exists, whether the desiderata are jointly consistent, and whether an impossibility result holds, are questions for a formal axiomatization. We anticipate that such an axiomatization, potentially implemented in a proof assistant such as Agda or Lean, would constitute a natural and productive extension of this work.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del>
      <w:ins w:author="Polina Vinogradova" w:id="45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correlating the selectivity rankings of the FDA-approved Klaeger compounds with FAERS adverse-event rates (</w:t>
        </w:r>
      </w:ins>
      <w:ins w:author="Polina Vinogradova" w:id="452" w:date="2026-06-30T00:37:59Z"/>
      <m:oMath>
        <w:ins w:author="Polina Vinogradova" w:id="452"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n=46</m:t>
          </m:r>
        </w:ins>
      </m:oMath>
      <w:ins w:author="Polina Vinogradova" w:id="452" w:date="2026-06-30T00:37:59Z"/>
      <w:ins w:author="Polina Vinogradova" w:id="45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FDA-label discontinuation rates (</w:t>
        </w:r>
      </w:ins>
      <w:ins w:author="Polina Vinogradova" w:id="454" w:date="2026-06-30T00:37:59Z"/>
      <m:oMath>
        <w:ins w:author="Polina Vinogradova" w:id="454"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n=33</m:t>
          </m:r>
        </w:ins>
      </m:oMath>
      <w:ins w:author="Polina Vinogradova" w:id="454" w:date="2026-06-30T00:37:59Z"/>
      <w:ins w:author="Polina Vinogradova" w:id="45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association was significant under any definition (all </w:t>
        </w:r>
      </w:ins>
      <w:ins w:author="Polina Vinogradova" w:id="456" w:date="2026-06-30T00:37:59Z"/>
      <m:oMath>
        <w:ins w:author="Polina Vinogradova" w:id="456"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|r|&lt;0.27</m:t>
          </m:r>
        </w:ins>
      </m:oMath>
      <w:ins w:author="Polina Vinogradova" w:id="456" w:date="2026-06-30T00:37:59Z"/>
      <w:ins w:author="Polina Vinogradova" w:id="45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458" w:date="2026-06-30T00:37:59Z"/>
      <m:oMath>
        <w:ins w:author="Polina Vinogradova" w:id="458" w:date="2026-06-30T00:37:59Z">
          <m:r>
            <w:rPr>
              <w:rFonts w:ascii="Aptos" w:cs="Aptos" w:eastAsia="Aptos" w:hAnsi="Aptos"/>
              <w:b w:val="0"/>
              <w:bCs w:val="0"/>
              <w:i w:val="0"/>
              <w:iCs w:val="0"/>
              <w:smallCaps w:val="0"/>
              <w:strike w:val="0"/>
              <w:color w:val="000000"/>
              <w:sz w:val="24"/>
              <w:szCs w:val="24"/>
              <w:u w:val="none"/>
              <w:shd w:fill="auto" w:val="clear"/>
              <w:vertAlign w:val="baseline"/>
            </w:rPr>
            <m:t xml:space="preserve">p&gt;0.13</m:t>
          </m:r>
        </w:ins>
      </m:oMath>
      <w:ins w:author="Polina Vinogradova" w:id="458" w:date="2026-06-30T00:37:59Z"/>
      <w:ins w:author="Polina Vinogradova" w:id="45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do not read this as evidence that selectivity and toxicity are unrelated. FAERS counts mostly track how often a drug is prescribed, and how often a drug is withdrawn depends on the patient population treated for each indication, so neither measure can isolate the effect of selectivity. A proper test would require indication-stratified, treatment-related adverse-event rates from controlled trials with matched comparators, which are not available in standardized form across these drugs. Full details are given in the Supporting Information.</w:t>
        </w:r>
      </w:ins>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5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proposed above are necessary conditions motivated by empirical failure modes. The candidate measure shows that they are jointly satisfiable, but they are not proven to be sufficient to uniquely characterize a selectivity measure, and we do not show that they single out a measure of the candidate’s form. The satisfaction assessments in Table </w:t>
        </w:r>
        <w:r w:rsidDel="00000000" w:rsidR="00000000" w:rsidRPr="00000000">
          <w:fldChar w:fldCharType="begin"/>
        </w:r>
        <w:r w:rsidDel="00000000" w:rsidR="00000000" w:rsidRPr="00000000">
          <w:instrText xml:space="preserve">HYPERLINK \l "cb8swjgpx8yv"</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based on analysis of the functional forms of each definition together with the empirical checks of this study. A formal proof of satisfaction or violation for each property–definition pair is left for future work.</w:t>
        </w:r>
      </w:ins>
      <w:r w:rsidDel="00000000" w:rsidR="00000000" w:rsidRPr="00000000">
        <w:rPr>
          <w:rtl w:val="0"/>
        </w:rPr>
      </w:r>
    </w:p>
    <w:bookmarkStart w:colFirst="0" w:colLast="0" w:name="716johjiacag" w:id="35"/>
    <w:bookmarkEnd w:id="35"/>
    <w:p w:rsidR="00000000" w:rsidDel="00000000" w:rsidP="00000000" w:rsidRDefault="00000000" w:rsidRPr="00000000" w14:paraId="0000010C">
      <w:pPr>
        <w:pStyle w:val="Heading1"/>
        <w:rPr/>
      </w:pPr>
      <w:r w:rsidDel="00000000" w:rsidR="00000000" w:rsidRPr="00000000">
        <w:rPr>
          <w:rtl w:val="0"/>
        </w:rPr>
        <w:t xml:space="preserve">Conclusion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shown that commonly used kinase inhibitor selectivity definitions cluster into two families that measure fundamentally different properties of binding profiles</w:t>
      </w:r>
      <w:del w:author="Polina Vinogradova" w:id="46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6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showed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rank instability within and between families is mechanistically predictable from binding profile shape, and that three structurally distinct sources of instability can be identified and characterized. These findings motivate four </w:t>
      </w:r>
      <w:del w:author="Polina Vinogradova" w:id="46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46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 that any well-formed selectivity measure should satisfy: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reliability threshold condition, bounded gap sensitivity, distributional consistency, and monotonicity under weak off-target addition</w:t>
      </w:r>
      <w:del w:author="Polina Vinogradova" w:id="46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any well-formed selectivity measure should satisfy. No existing definition satisfies all four simultaneously</w:delText>
        </w:r>
      </w:del>
      <w:ins w:author="Polina Vinogradova" w:id="46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 but we show that a gated, smooth-baseline effective-target-number does, and that it recovers its full-panel ranking from roughly half a typical panel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65" w:date="2026-06-30T00:37:59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immediate practical implication is that selectivity assessments should report the sensitivity of rankings to parameter choice, and should explicitly flag compounds with no </w:t>
      </w:r>
      <w:del w:author="Polina Vinogradova" w:id="46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sub-threshold binding</w:delText>
        </w:r>
      </w:del>
      <w:ins w:author="Polina Vinogradova" w:id="46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binding above the detection threshold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unreliable. The longer-term implication is that the field </w:t>
      </w:r>
      <w:del w:author="Polina Vinogradova" w:id="46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requires</w:delText>
        </w:r>
      </w:del>
      <w:ins w:author="Polina Vinogradova" w:id="46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principled basis for choosing among selectivity definitions</w:t>
      </w:r>
      <w:del w:author="Polina Vinogradova" w:id="4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analogous to the axiomatic foundations that have been established for entropy in information theory and for ranking functions in social choice theory. The desiderata proposed here are intended as the empirical foundation for that formal program.</w:delText>
        </w:r>
      </w:del>
    </w:p>
    <w:bookmarkStart w:colFirst="0" w:colLast="0" w:name="h3b4mqy3mciu" w:id="36"/>
    <w:bookmarkEnd w:id="36"/>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5"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65" w:date="2026-06-30T00:37:59Z">
        <w:r w:rsidDel="00000000" w:rsidR="00000000" w:rsidRPr="00000000">
          <w:rPr>
            <w:rtl w:val="0"/>
          </w:rPr>
          <w:delText xml:space="preserve">Acknowledgements</w:delText>
        </w:r>
      </w:del>
      <w:ins w:author="Polina Vinogradova" w:id="46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applying them interchangeably. Establishing whether these four properties characterize a selectivity measure uniquely, as Shannon’s axioms do for entropy, is the natural next step.</w:t>
        </w:r>
      </w:ins>
    </w:p>
    <w:p w:rsidR="00000000" w:rsidDel="00000000" w:rsidP="00000000" w:rsidRDefault="00000000" w:rsidRPr="00000000" w14:paraId="00000110">
      <w:pPr>
        <w:pStyle w:val="Heading1"/>
        <w:rPr/>
      </w:pPr>
      <w:ins w:author="Polina Vinogradova" w:id="465" w:date="2026-06-30T00:37:59Z">
        <w:r w:rsidDel="00000000" w:rsidR="00000000" w:rsidRPr="00000000">
          <w:rPr>
            <w:rtl w:val="0"/>
          </w:rPr>
          <w:t xml:space="preserve">Acknowledgement</w:t>
        </w:r>
      </w:ins>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thank the developers of the Davis and Klaeger datasets for making their data publicly available. The author used Claude (Anthropic, claude.ai), a large language model assistant, during the preparation of this manuscript. Specifically, Claude was used to assist with: data analysis code development and debugging in Python; literature search and identification of related work; drafting and editing of manuscript text; and research planning and interpretation of results. All scientific conclusions, the conceptual framework, the </w:t>
      </w:r>
      <w:del w:author="Polina Vinogradova" w:id="46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6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in the </w:t>
      </w:r>
      <w:del w:author="Polina Vinogradova" w:id="4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6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and the final manuscript content were developed, verified, and approved by the author. The author takes full responsibility for the accuracy and integrity of all content in this work. The use of Claude does not transfer any rights over the content of this manuscript to Anthropic or any third party.</w:t>
      </w:r>
    </w:p>
    <w:bookmarkStart w:colFirst="0" w:colLast="0" w:name="6006nuw9kr3p" w:id="37"/>
    <w:bookmarkEnd w:id="37"/>
    <w:p w:rsidR="00000000" w:rsidDel="00000000" w:rsidP="00000000" w:rsidRDefault="00000000" w:rsidRPr="00000000" w14:paraId="00000112">
      <w:pPr>
        <w:pStyle w:val="Heading1"/>
        <w:rPr>
          <w:del w:author="Polina Vinogradova" w:id="468" w:date="2026-06-30T00:37:59Z"/>
        </w:rPr>
      </w:pPr>
      <w:r w:rsidDel="00000000" w:rsidR="00000000" w:rsidRPr="00000000">
        <w:rPr>
          <w:rtl w:val="0"/>
        </w:rPr>
        <w:t xml:space="preserve">Supporting Information</w:t>
      </w:r>
      <w:del w:author="Polina Vinogradova" w:id="468" w:date="2026-06-30T00:37:59Z">
        <w:r w:rsidDel="00000000" w:rsidR="00000000" w:rsidRPr="00000000">
          <w:rPr>
            <w:rtl w:val="0"/>
          </w:rPr>
        </w:r>
      </w:del>
    </w:p>
    <w:p w:rsidR="00000000" w:rsidDel="00000000" w:rsidP="00000000" w:rsidRDefault="00000000" w:rsidRPr="00000000" w14:paraId="00000113">
      <w:pPr>
        <w:pStyle w:val="Heading1"/>
        <w:rPr>
          <w:ins w:author="Polina Vinogradova" w:id="468" w:date="2026-06-30T00:37:59Z"/>
        </w:rPr>
      </w:pPr>
      <w:ins w:author="Polina Vinogradova" w:id="468" w:date="2026-06-30T00:37:59Z">
        <w:r w:rsidDel="00000000" w:rsidR="00000000" w:rsidRPr="00000000">
          <w:rPr>
            <w:rtl w:val="0"/>
          </w:rPr>
          <w:t xml:space="preserve"> Available</w:t>
        </w:r>
      </w:ins>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6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S1: operationalization-sensitivity check comparing the entropy and Gini rankings computed in forms close to the original publications (association-constant weighting) with the baseline-subtracted log-affinity forms used in the main text. Clinical outcome analysis: methods and full results of the secondary analysis relating selectivity rankings to FAERS adverse-event report rates and FDA-label discontinuation rates for the FDA-approved Klaeger compounds, including the per-definition correlations and the openFDA queries used.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preprint of this manuscript is available on ChemRxiv at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https://doi.org/10.26434/chemrxiv.15001618/v1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je1giyexc3d" w:id="38"/>
    <w:bookmarkEnd w:id="38"/>
    <w:p w:rsidR="00000000" w:rsidDel="00000000" w:rsidP="00000000" w:rsidRDefault="00000000" w:rsidRPr="00000000" w14:paraId="00000115">
      <w:pPr>
        <w:pStyle w:val="Heading1"/>
        <w:rPr/>
      </w:pPr>
      <w:r w:rsidDel="00000000" w:rsidR="00000000" w:rsidRPr="00000000">
        <w:rPr>
          <w:rtl w:val="0"/>
        </w:rPr>
        <w:t xml:space="preserve">Data and Software Availability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data and software used in this study are publicly available. The Davis kinase inhibitor profiling dataset is available at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https://github.com/dingyan20/Davis-Dataset-for-DTA-Prediction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et al. dataset is available as supplementary data to the original publication (Science, 2017,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https://doi.org/10.1126/science.aan4368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46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Anastassiadis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and Metz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datasets are available as supplementary data to their original publications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https://doi.org/10.1038/nbt.2017</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https://doi.org/10.1038/nchembio.530</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analysis scripts, processed data files, and the LaTeX source for this manuscript are available at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https://github.com/polinavino/kinase-selectivity-definitions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confidential data were used in this study. All results reported in this manuscript are fully reproducible from the publicly available data and code.</w:t>
      </w:r>
    </w:p>
    <w:bookmarkStart w:colFirst="0" w:colLast="0" w:name="nt6k3c64le4t" w:id="39"/>
    <w:bookmarkEnd w:id="39"/>
    <w:bookmarkStart w:colFirst="0" w:colLast="0" w:name="si8mngyoo1fj" w:id="40"/>
    <w:bookmarkEnd w:id="40"/>
    <w:p w:rsidR="00000000" w:rsidDel="00000000" w:rsidP="00000000" w:rsidRDefault="00000000" w:rsidRPr="00000000" w14:paraId="00000117">
      <w:pPr>
        <w:pStyle w:val="Heading1"/>
        <w:rPr>
          <w:ins w:author="Polina Vinogradova" w:id="470" w:date="2026-06-30T00:37:59Z"/>
        </w:rPr>
      </w:pPr>
      <w:del w:author="Polina Vinogradova" w:id="4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w:delText>
        </w:r>
      </w:del>
      <w:ins w:author="Polina Vinogradova" w:id="470" w:date="2026-06-30T00:37:59Z">
        <w:r w:rsidDel="00000000" w:rsidR="00000000" w:rsidRPr="00000000">
          <w:rPr>
            <w:rtl w:val="0"/>
          </w:rPr>
          <w:t xml:space="preserve">Funding</w:t>
        </w:r>
      </w:ins>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0"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received no specific grant from any funding agency in the public, commercial, or not-for-profit sectors.</w:t>
        </w:r>
      </w:ins>
    </w:p>
    <w:p w:rsidR="00000000" w:rsidDel="00000000" w:rsidP="00000000" w:rsidRDefault="00000000" w:rsidRPr="00000000" w14:paraId="00000119">
      <w:pPr>
        <w:pStyle w:val="Heading1"/>
        <w:rPr>
          <w:ins w:author="Polina Vinogradova" w:id="470" w:date="2026-06-30T00:37:59Z"/>
        </w:rPr>
      </w:pPr>
      <w:ins w:author="Polina Vinogradova" w:id="470" w:date="2026-06-30T00:37:59Z">
        <w:r w:rsidDel="00000000" w:rsidR="00000000" w:rsidRPr="00000000">
          <w:rPr>
            <w:rtl w:val="0"/>
          </w:rPr>
          <w:t xml:space="preserve">Conflict of Interest</w:t>
        </w:r>
      </w:ins>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0"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declares no conflict of interest.</w:t>
        </w:r>
      </w:ins>
    </w:p>
    <w:p w:rsidR="00000000" w:rsidDel="00000000" w:rsidP="00000000" w:rsidRDefault="00000000" w:rsidRPr="00000000" w14:paraId="0000011B">
      <w:pPr>
        <w:pStyle w:val="Heading1"/>
        <w:rPr>
          <w:ins w:author="Polina Vinogradova" w:id="470" w:date="2026-06-30T00:37:59Z"/>
        </w:rPr>
      </w:pPr>
      <w:ins w:author="Polina Vinogradova" w:id="470" w:date="2026-06-30T00:37:59Z">
        <w:r w:rsidDel="00000000" w:rsidR="00000000" w:rsidRPr="00000000">
          <w:rPr>
            <w:rtl w:val="0"/>
          </w:rPr>
          <w:t xml:space="preserve">References</w:t>
        </w:r>
      </w:ins>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74"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7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Roskoski</w:t>
      </w:r>
      <w:ins w:author="Polina Vinogradova" w:id="47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7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Properties of FDA-approved small molecule protein kinase inhibitors: A 2024 update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 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73"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200</w:t>
      </w:r>
      <w:del w:author="Polina Vinogradova" w:id="4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:107059.</w:delText>
        </w:r>
      </w:del>
    </w:p>
    <w:bookmarkStart w:colFirst="0" w:colLast="0" w:name="ocoh7rbt9xes" w:id="41"/>
    <w:bookmarkEnd w:id="41"/>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74"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w:delText>
        </w:r>
      </w:del>
      <w:ins w:author="Polina Vinogradova" w:id="4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107059 (2024).</w:t>
        </w:r>
      </w:ins>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7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Manning</w:t>
      </w:r>
      <w:ins w:author="Polina Vinogradova" w:id="47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w:t>
      </w:r>
      <w:ins w:author="Polina Vinogradova" w:id="47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Whyte</w:t>
      </w:r>
      <w:del w:author="Polina Vinogradova" w:id="4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DB</w:delText>
        </w:r>
      </w:del>
      <w:ins w:author="Polina Vinogradova" w:id="47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B.</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Martinez</w:t>
      </w:r>
      <w:ins w:author="Polina Vinogradova" w:id="47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79"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Hunter</w:t>
      </w:r>
      <w:ins w:author="Polina Vinogradova" w:id="48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t>
      </w:r>
      <w:del w:author="Polina Vinogradova" w:id="4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Sudarsanam</w:t>
      </w:r>
      <w:ins w:author="Polina Vinogradova" w:id="48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ins w:author="Polina Vinogradova" w:id="48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protein kinase complement of the human genome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4"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298</w:t>
      </w:r>
      <w:del w:author="Polina Vinogradova" w:id="4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1912–1934</w:t>
      </w:r>
      <w:del w:author="Polina Vinogradova" w:id="4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ppno66om6vni" w:id="42"/>
    <w:bookmarkEnd w:id="42"/>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6"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 Bhullar KS, others</w:delText>
        </w:r>
      </w:del>
      <w:ins w:author="Polina Vinogradova" w:id="4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w:t>
        </w:r>
      </w:ins>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8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Bhullar, K.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Kinase-targeted cancer therapies: Progress, challenges and future directions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 Cancer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7"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4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:48.</w:delText>
        </w:r>
      </w:del>
    </w:p>
    <w:bookmarkStart w:colFirst="0" w:colLast="0" w:name="e8brl2ibrddr" w:id="43"/>
    <w:bookmarkEnd w:id="4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 Karaman MW, others</w:delText>
        </w:r>
      </w:del>
      <w:ins w:author="Polina Vinogradova" w:id="4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(2018).</w:t>
        </w:r>
      </w:ins>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1"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8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Karaman, M. W., Herrgard, S., Treiber, D. 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quantitative analysis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9"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26</w:t>
      </w:r>
      <w:del w:author="Polina Vinogradova" w:id="4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127–132</w:t>
      </w:r>
      <w:del w:author="Polina Vinogradova" w:id="4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z54s5fqm633h" w:id="44"/>
    <w:bookmarkEnd w:id="44"/>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[5] Uitdehaag JCM, Zaman GJR</w:delText>
        </w:r>
      </w:del>
      <w:ins w:author="Polina Vinogradova" w:id="4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w:t>
        </w:r>
      </w:ins>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3"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9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Uitdehaag, J. C. M. &amp; Zaman, G. J. 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theoretical entropy score as a single value to express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2"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12</w:t>
      </w:r>
      <w:del w:author="Polina Vinogradova" w:id="4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:94.</w:delText>
        </w:r>
      </w:del>
    </w:p>
    <w:bookmarkStart w:colFirst="0" w:colLast="0" w:name="b3knd6kkavbb" w:id="45"/>
    <w:bookmarkEnd w:id="45"/>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3"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[6] Graczyk PP</w:delText>
        </w:r>
      </w:del>
      <w:ins w:author="Polina Vinogradova" w:id="4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 (2011).</w:t>
        </w:r>
      </w:ins>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9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Graczyk, P. 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Gini coefficient: A new way to express selectivity of kinase inhibitors against a family of kinases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4"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50</w:t>
      </w:r>
      <w:del w:author="Polina Vinogradova" w:id="4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5773–5779</w:t>
      </w:r>
      <w:del w:author="Polina Vinogradova" w:id="4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ka1zi4k75die" w:id="46"/>
    <w:bookmarkEnd w:id="46"/>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6"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4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w:delText>
        </w:r>
      </w:del>
      <w:ins w:author="Polina Vinogradova" w:id="4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(2007).</w:t>
        </w:r>
      </w:ins>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0"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49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w:t>
      </w:r>
      <w:ins w:author="Polina Vinogradova" w:id="49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del w:author="Polina Vinogradova" w:id="4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others</w:delText>
        </w:r>
      </w:del>
      <w:ins w:author="Polina Vinogradova" w:id="49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Heinzlmeir, S., Wilhelm,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target landscape of clinical kinase drugs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9"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358</w:t>
      </w:r>
      <w:del w:author="Polina Vinogradova" w:id="5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:eaan4368.</w:delText>
        </w:r>
      </w:del>
    </w:p>
    <w:bookmarkStart w:colFirst="0" w:colLast="0" w:name="c3iudzn2dp6i" w:id="47"/>
    <w:bookmarkEnd w:id="47"/>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0"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[8]</w:delText>
        </w:r>
      </w:del>
      <w:ins w:author="Polina Vinogradova" w:id="5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eaan4368 (2017).</w:t>
        </w:r>
      </w:ins>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0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Bosc</w:t>
      </w:r>
      <w:ins w:author="Polina Vinogradova" w:id="50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w:t>
      </w:r>
      <w:ins w:author="Polina Vinogradova" w:id="50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Meyer</w:t>
      </w:r>
      <w:ins w:author="Polina Vinogradova" w:id="50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w:t>
      </w:r>
      <w:del w:author="Polina Vinogradova" w:id="50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Bonnet</w:t>
      </w:r>
      <w:ins w:author="Polina Vinogradova" w:id="50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ins w:author="Polina Vinogradova" w:id="50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use of novel selectivity metrics in kinase research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7"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18</w:t>
      </w:r>
      <w:del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p>
    <w:bookmarkStart w:colFirst="0" w:colLast="0" w:name="cp03mp6tihs" w:id="48"/>
    <w:bookmarkEnd w:id="48"/>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 Dranchak P, others </w:delText>
        </w:r>
        <w:r w:rsidDel="00000000" w:rsidR="00000000" w:rsidRPr="00000000">
          <w:fldChar w:fldCharType="begin"/>
        </w:r>
        <w:r w:rsidDel="00000000" w:rsidR="00000000" w:rsidRPr="00000000">
          <w:delInstrText xml:space="preserve">HYPERLINK "https://doi.org/10.1016/j.isci.2018.09.022"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KInhibition: A kinase inhibitor selection portal</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iScience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8:29–37.</w:delText>
        </w:r>
      </w:del>
    </w:p>
    <w:bookmarkStart w:colFirst="0" w:colLast="0" w:name="8wfwsek1bz11" w:id="49"/>
    <w:bookmarkEnd w:id="49"/>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 Shannon CE</w:delText>
        </w:r>
      </w:del>
      <w:ins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 (2017).</w:t>
        </w:r>
      </w:ins>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Bello, T. &amp; Gujral, T. S. </w:t>
        </w:r>
        <w:r w:rsidDel="00000000" w:rsidR="00000000" w:rsidRPr="00000000">
          <w:fldChar w:fldCharType="begin"/>
        </w:r>
        <w:r w:rsidDel="00000000" w:rsidR="00000000" w:rsidRPr="00000000">
          <w:instrText xml:space="preserve">HYPERLINK "https://doi.org/10.1016/j.isci.2018.09.009"</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KInhibition: A kinase inhibitor selection portal</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49–53 (2018).</w:t>
        </w:r>
      </w:ins>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1"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0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Shannon, C. 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mathematical theory of communication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Bell Syst. Tech.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9"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27</w:t>
      </w:r>
      <w:del w:author="Polina Vinogradova" w:id="51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379–423</w:t>
      </w:r>
      <w:del w:author="Polina Vinogradova" w:id="5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xkf6hprsr0rp" w:id="50"/>
    <w:bookmarkEnd w:id="50"/>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[11] Arrow KJ Social choice and individual values. Wiley, New York,.</w:delText>
        </w:r>
      </w:del>
    </w:p>
    <w:bookmarkStart w:colFirst="0" w:colLast="0" w:name="vclo82nhixj4" w:id="51"/>
    <w:bookmarkEnd w:id="51"/>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[12] Miljkovic F,</w:delText>
        </w:r>
      </w:del>
      <w:ins w:author="Polina Vinogradova" w:id="5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(1948).</w:t>
        </w:r>
      </w:ins>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Miljkovic, F.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Bajorath</w:t>
      </w:r>
      <w:ins w:author="Polina Vinogradova" w:id="51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w:t>
      </w:r>
      <w:ins w:author="Polina Vinogradova" w:id="51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Reconciling selectivity trends from a comprehensive kinase inhibitor profiling campaign with known activity data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ACS Omega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14"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3</w:t>
      </w:r>
      <w:del w:author="Polina Vinogradova" w:id="5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5"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17196–17206</w:t>
      </w:r>
      <w:del w:author="Polina Vinogradova" w:id="5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pm304fjajyf" w:id="52"/>
    <w:bookmarkEnd w:id="52"/>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6"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[13] Khinchin AYa Mathematical foundations of information theory</w:delText>
        </w:r>
      </w:del>
      <w:ins w:author="Polina Vinogradova" w:id="5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(2018).</w:t>
        </w:r>
      </w:ins>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Khinchin, A. Ya.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Mathematical Foundations of Information Theory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51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Dover, New York,</w:t>
      </w: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x578bv3kbodn" w:id="53"/>
    <w:bookmarkEnd w:id="53"/>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[14] Pavillidis P, others </w:delText>
        </w:r>
        <w:r w:rsidDel="00000000" w:rsidR="00000000" w:rsidRPr="00000000">
          <w:fldChar w:fldCharType="begin"/>
        </w:r>
        <w:r w:rsidDel="00000000" w:rsidR="00000000" w:rsidRPr="00000000">
          <w:delInstrText xml:space="preserve">HYPERLINK "https://doi.org/10.1007/s10458-022-09569-3"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Towards an axiomatic approach to truth discovery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Auton. Agents Multi-Agent Syst.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36:43.</w:delText>
        </w:r>
      </w:del>
    </w:p>
    <w:bookmarkStart w:colFirst="0" w:colLast="0" w:name="6ujyrvmedj66" w:id="54"/>
    <w:bookmarkEnd w:id="54"/>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[15] Cardelli L </w:delText>
        </w:r>
        <w:r w:rsidDel="00000000" w:rsidR="00000000" w:rsidRPr="00000000">
          <w:fldChar w:fldCharType="begin"/>
        </w:r>
        <w:r w:rsidDel="00000000" w:rsidR="00000000" w:rsidRPr="00000000">
          <w:delInstrText xml:space="preserve">HYPERLINK "https://doi.org/10.1007/978-3-540-25927-5_20"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Brane calculi</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Lect. Notes Comput. Sci.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3082:257–278.</w:delText>
        </w:r>
      </w:del>
    </w:p>
    <w:bookmarkStart w:colFirst="0" w:colLast="0" w:name="53fd0r3bvy2" w:id="55"/>
    <w:bookmarkEnd w:id="55"/>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[16] Jones B, others </w:delText>
        </w:r>
        <w:r w:rsidDel="00000000" w:rsidR="00000000" w:rsidRPr="00000000">
          <w:fldChar w:fldCharType="begin"/>
        </w:r>
        <w:r w:rsidDel="00000000" w:rsidR="00000000" w:rsidRPr="00000000">
          <w:delInstrText xml:space="preserve">HYPERLINK "https://doi.org/10.1371/journal.pcbi.1007646"</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beacon calculus: A formal method for the coarse-grained modelling of biological systems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PLOS Comput. Biol.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16:e1007646.</w:delText>
        </w:r>
      </w:del>
    </w:p>
    <w:bookmarkStart w:colFirst="0" w:colLast="0" w:name="of172qn6beid" w:id="56"/>
    <w:bookmarkEnd w:id="56"/>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 Kennedy AJ </w:delText>
        </w:r>
        <w:r w:rsidDel="00000000" w:rsidR="00000000" w:rsidRPr="00000000">
          <w:fldChar w:fldCharType="begin"/>
        </w:r>
        <w:r w:rsidDel="00000000" w:rsidR="00000000" w:rsidRPr="00000000">
          <w:delInstrText xml:space="preserve">HYPERLINK "https://doi.org/10.1007/3-540-57880-3_23"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Dimension types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Springer,.</w:delText>
        </w:r>
      </w:del>
    </w:p>
    <w:bookmarkStart w:colFirst="0" w:colLast="0" w:name="6q68kok0tkmp" w:id="57"/>
    <w:bookmarkEnd w:id="57"/>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 The Mathlib Community </w:delText>
        </w:r>
        <w:r w:rsidDel="00000000" w:rsidR="00000000" w:rsidRPr="00000000">
          <w:fldChar w:fldCharType="begin"/>
        </w:r>
        <w:r w:rsidDel="00000000" w:rsidR="00000000" w:rsidRPr="00000000">
          <w:delInstrText xml:space="preserve">HYPERLINK "https://github.com/leanprover-community/mathlib4"</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Mathlib4</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g8bp5ceklb6i" w:id="58"/>
    <w:bookmarkEnd w:id="58"/>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[19] Davis MI, others </w:delText>
        </w:r>
        <w:r w:rsidDel="00000000" w:rsidR="00000000" w:rsidRPr="00000000">
          <w:fldChar w:fldCharType="begin"/>
        </w:r>
        <w:r w:rsidDel="00000000" w:rsidR="00000000" w:rsidRPr="00000000">
          <w:delInstrText xml:space="preserve">HYPERLINK "https://doi.org/10.1038/nbt.1990"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Comprehensive analysis of kinase inhibitor selectivity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Nat. Biotechnol.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29:1046–1051.</w:delText>
        </w:r>
      </w:del>
    </w:p>
    <w:bookmarkStart w:colFirst="0" w:colLast="0" w:name="4r9goy5tgxgd" w:id="59"/>
    <w:bookmarkEnd w:id="59"/>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 Öztürk H, Özgür A, Ozkirimli E </w:delText>
        </w:r>
        <w:r w:rsidDel="00000000" w:rsidR="00000000" w:rsidRPr="00000000">
          <w:fldChar w:fldCharType="begin"/>
        </w:r>
        <w:r w:rsidDel="00000000" w:rsidR="00000000" w:rsidRPr="00000000">
          <w:delInstrText xml:space="preserve">HYPERLINK "https://doi.org/10.1093/bioinformatics/bty593"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DeepDTA: Deep drug–target binding affinity prediction</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Bioinformatics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34:i821–i829.</w:delText>
        </w:r>
      </w:del>
    </w:p>
    <w:bookmarkStart w:colFirst="0" w:colLast="0" w:name="pgls7215vqry" w:id="60"/>
    <w:bookmarkEnd w:id="6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[21] Harris CR, others</w:delText>
        </w:r>
      </w:del>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1957).</w:t>
        </w:r>
      </w:ins>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Arrow, K. J.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Social Choice and Individual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 New York, 1951).</w:t>
        </w:r>
      </w:ins>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Singleton, J. &amp; Booth, R. </w:t>
        </w:r>
        <w:r w:rsidDel="00000000" w:rsidR="00000000" w:rsidRPr="00000000">
          <w:fldChar w:fldCharType="begin"/>
        </w:r>
        <w:r w:rsidDel="00000000" w:rsidR="00000000" w:rsidRPr="00000000">
          <w:instrText xml:space="preserve">HYPERLINK "https://doi.org/10.1007/s10458-022-09569-3"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Towards an axiomatic approach to truth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 Agents Multi-Agent Syst.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43 (2022).</w:t>
        </w:r>
      </w:ins>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Davis, M. I., Hunt, J. P., Herrgard,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"https://doi.org/10.1038/nbt.1990"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analysis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1046–1051 (2011).</w:t>
        </w:r>
      </w:ins>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Öztürk, H., Özgür, A. &amp; Ozkirimli, E. </w:t>
        </w:r>
        <w:r w:rsidDel="00000000" w:rsidR="00000000" w:rsidRPr="00000000">
          <w:fldChar w:fldCharType="begin"/>
        </w:r>
        <w:r w:rsidDel="00000000" w:rsidR="00000000" w:rsidRPr="00000000">
          <w:instrText xml:space="preserve">HYPERLINK "https://doi.org/10.1093/bioinformatics/bty593"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DeepDTA: Deep drug–target binding affinity prediction</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i821–i829 (2018).</w:t>
        </w:r>
      </w:ins>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Anastassiadis, T., Deacon, S. W., Devarajan, K., Ma, H. &amp; Peterson, J. R.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assay of kinase catalytic activity reveals features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1039–1045 (2011).</w:t>
        </w:r>
      </w:ins>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Metz, J. 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Navigating the kinome</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200–202 (2011).</w:t>
        </w:r>
      </w:ins>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Gao, 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"https://doi.org/10.1042/BJ20121418"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broad activity screen in support of a chemogenomic map for kinase signalling research and drug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Biochem.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313–328 (2013).</w:t>
        </w:r>
      </w:ins>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8"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Patricelli, M. 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"https://doi.org/10.1016/j.chembiol.2011.04.011"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 situ kinase profiling reveals functionally relevant properties of native kinases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699–710 (2011).</w:t>
        </w:r>
      </w:ins>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1"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1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Harris, C. R., Millman, K. J., Walt, S. J. van 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Array programming with NumPy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19"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585</w:t>
      </w:r>
      <w:del w:author="Polina Vinogradova" w:id="52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357–362</w:t>
      </w:r>
      <w:del w:author="Polina Vinogradova" w:id="5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j41wc56n1ual" w:id="61"/>
    <w:bookmarkEnd w:id="61"/>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[22]</w:delText>
        </w:r>
      </w:del>
      <w:ins w:author="Polina Vinogradova" w:id="5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2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McKinney</w:t>
      </w:r>
      <w:ins w:author="Polina Vinogradova" w:id="52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w:t>
      </w:r>
      <w:ins w:author="Polina Vinogradova" w:id="52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24" w:date="2026-06-30T00:37:59Z">
        <w:r w:rsidDel="00000000" w:rsidR="00000000" w:rsidRPr="00000000">
          <w:fldChar w:fldCharType="begin"/>
          <w:delInstrText xml:space="preserve"> HYPERLINK "https://doi.org/10.25080/Majora-92bf1922-00a" </w:delInstrText>
          <w:fldChar w:fldCharType="separate"/>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25" w:date="2026-06-30T00:37:59Z">
              <w:rPr>
                <w:rFonts w:ascii="Aptos" w:cs="Aptos" w:eastAsia="Aptos" w:hAnsi="Aptos"/>
                <w:b w:val="0"/>
                <w:bCs w:val="0"/>
                <w:i w:val="0"/>
                <w:iCs w:val="0"/>
                <w:smallCaps w:val="0"/>
                <w:strike w:val="0"/>
                <w:color w:val="156082"/>
                <w:sz w:val="24"/>
                <w:szCs w:val="24"/>
                <w:u w:val="none"/>
                <w:shd w:fill="auto" w:val="clear"/>
                <w:vertAlign w:val="baseline"/>
              </w:rPr>
            </w:rPrChange>
          </w:rPr>
          <w:delText xml:space="preserve">Data structures for statistical computing in Python</w:delText>
        </w:r>
        <w:r w:rsidDel="00000000" w:rsidR="00000000" w:rsidRPr="00000000">
          <w:fldChar w:fldCharType="end"/>
        </w:r>
      </w:del>
      <w:ins w:author="Polina Vinogradova" w:id="52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25" w:date="2026-06-30T00:37:59Z">
              <w:rPr>
                <w:rFonts w:ascii="Aptos" w:cs="Aptos" w:eastAsia="Aptos" w:hAnsi="Aptos"/>
                <w:b w:val="0"/>
                <w:bCs w:val="0"/>
                <w:i w:val="0"/>
                <w:iCs w:val="0"/>
                <w:smallCaps w:val="0"/>
                <w:strike w:val="0"/>
                <w:color w:val="156082"/>
                <w:sz w:val="24"/>
                <w:szCs w:val="24"/>
                <w:u w:val="none"/>
                <w:shd w:fill="auto" w:val="clear"/>
                <w:vertAlign w:val="baseline"/>
              </w:rPr>
            </w:rPrChange>
          </w:rPr>
          <w:t xml:space="preserve">Data structures for statistical computing in Python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526" w:date="2026-06-30T00:37:59Z">
        <w:r w:rsidDel="00000000" w:rsidR="00000000" w:rsidRPr="00000000">
          <w:rPr>
            <w:rtl w:val="0"/>
          </w:rPr>
        </w:r>
      </w:del>
    </w:p>
    <w:bookmarkStart w:colFirst="0" w:colLast="0" w:name="ob22ozrggs1a" w:id="62"/>
    <w:bookmarkEnd w:id="62"/>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[23]</w:delText>
        </w:r>
      </w:del>
      <w:ins w:author="Polina Vinogradova" w:id="5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9th python in science conference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56–61 (2010). doi:</w:t>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10.25080/Majora-92bf1922-00a</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31" w:date="2026-06-30T00:37:59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Virtanen</w:t>
      </w:r>
      <w:ins w:author="Polina Vinogradova" w:id="52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del w:author="Polina Vinogradova" w:id="5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others</w:delText>
        </w:r>
      </w:del>
      <w:ins w:author="Polina Vinogradova" w:id="528"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Gommers, R., Oliphant, T.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SciPy 1.0: Fundamental algorithms for scientific computing in Python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29"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5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30"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261–272</w:t>
      </w:r>
      <w:del w:author="Polina Vinogradova" w:id="5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5nddz3m2i7q7" w:id="63"/>
    <w:bookmarkEnd w:id="63"/>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31" w:date="2026-06-30T00:37:59Z"/>
          <w:rFonts w:ascii="Aptos" w:cs="Aptos" w:eastAsia="Aptos" w:hAnsi="Aptos"/>
          <w:b w:val="0"/>
          <w:bCs w:val="0"/>
          <w:i w:val="0"/>
          <w:iCs w:val="0"/>
          <w:smallCaps w:val="0"/>
          <w:strike w:val="0"/>
          <w:color w:val="000000"/>
          <w:sz w:val="24"/>
          <w:szCs w:val="24"/>
          <w:u w:val="none"/>
          <w:shd w:fill="auto" w:val="clear"/>
          <w:vertAlign w:val="baseline"/>
        </w:rPr>
      </w:pPr>
      <w:del w:author="Polina Vinogradova" w:id="5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[24]</w:delText>
        </w:r>
      </w:del>
      <w:ins w:author="Polina Vinogradova" w:id="5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31"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Vessman</w:t>
      </w:r>
      <w:ins w:author="Polina Vinogradova" w:id="532"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w:t>
      </w:r>
      <w:ins w:author="Polina Vinogradova" w:id="533"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others</w:delText>
        </w:r>
      </w:del>
      <w:ins w:author="Polina Vinogradova" w:id="534"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Stefan, R. I., Staden, J. F. van,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Selectivity in analytical chemistry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Pure Appl.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35" w:date="2026-06-30T00:3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73</w:t>
      </w:r>
      <w:del w:author="Polina Vinogradova" w:id="5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36"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1381–1386</w:t>
      </w:r>
      <w:ins w:author="Polina Vinogradova" w:id="537" w:date="2026-06-30T00:3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footerReference r:id="rId28" w:type="default"/>
      <w:pgSz w:h="15840" w:w="12240" w:orient="portrait"/>
      <w:pgMar w:bottom="1440" w:top="1440" w:left="1440" w:right="1440" w:header="360" w:footer="360"/>
      <w:pgNumType w:start="1"/>
      <w:sectPrChange w:author="Polina Vinogradova" w:id="0" w:date="2026-06-30T00:37:59Z">
        <w:sectPr w:rsidR="000000" w:rsidDel="000000" w:rsidRPr="000000" w:rsidSect="000000">
          <w:pgMar w:bottom="1440" w:top="1440" w:left="1440" w:right="1440" w:header="360" w:footer="36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center"/>
      <w:rPr>
        <w:ins w:author="Polina Vinogradova" w:id="538" w:date="2026-06-30T00:37:59Z"/>
      </w:rPr>
    </w:pPr>
    <w:ins w:author="Polina Vinogradova" w:id="538" w:date="2026-06-30T00:37:59Z">
      <w:r w:rsidDel="00000000" w:rsidR="00000000" w:rsidRPr="00000000">
        <w:rPr/>
        <w:fldChar w:fldCharType="begin"/>
        <w:instrText xml:space="preserve">PAGE</w:instrText>
        <w:fldChar w:fldCharType="separate"/>
        <w:fldChar w:fldCharType="end"/>
      </w:r>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21/jm070562u" TargetMode="External"/><Relationship Id="rId22" Type="http://schemas.openxmlformats.org/officeDocument/2006/relationships/hyperlink" Target="https://doi.org/10.1186/s12859-016-1413-y" TargetMode="External"/><Relationship Id="rId21" Type="http://schemas.openxmlformats.org/officeDocument/2006/relationships/hyperlink" Target="https://doi.org/10.1126/science.aan4368" TargetMode="External"/><Relationship Id="rId24" Type="http://schemas.openxmlformats.org/officeDocument/2006/relationships/hyperlink" Target="https://doi.org/10.1021/acsomega.8b00243" TargetMode="External"/><Relationship Id="rId23" Type="http://schemas.openxmlformats.org/officeDocument/2006/relationships/hyperlink" Target="https://doi.org/10.1002/j.1538-7305.1948.tb01338.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i.org/10.1038/s41592-019-0686-2" TargetMode="External"/><Relationship Id="rId25" Type="http://schemas.openxmlformats.org/officeDocument/2006/relationships/hyperlink" Target="https://doi.org/10.1038/s41586-020-2649-2" TargetMode="External"/><Relationship Id="rId28" Type="http://schemas.openxmlformats.org/officeDocument/2006/relationships/footer" Target="footer1.xml"/><Relationship Id="rId27" Type="http://schemas.openxmlformats.org/officeDocument/2006/relationships/hyperlink" Target="https://doi.org/10.1351/pac200173081381"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hyperlink" Target="https://doi.org/10.26434/chemrxiv.15001618/v1" TargetMode="External"/><Relationship Id="rId10" Type="http://schemas.openxmlformats.org/officeDocument/2006/relationships/image" Target="media/image7.png"/><Relationship Id="rId13" Type="http://schemas.openxmlformats.org/officeDocument/2006/relationships/hyperlink" Target="https://doi.org/10.1126/science.aan4368" TargetMode="External"/><Relationship Id="rId12" Type="http://schemas.openxmlformats.org/officeDocument/2006/relationships/hyperlink" Target="https://github.com/dingyan20/Davis-Dataset-for-DTA-Prediction" TargetMode="External"/><Relationship Id="rId15" Type="http://schemas.openxmlformats.org/officeDocument/2006/relationships/hyperlink" Target="https://doi.org/10.1016/j.phrs.2024.107059" TargetMode="External"/><Relationship Id="rId14" Type="http://schemas.openxmlformats.org/officeDocument/2006/relationships/hyperlink" Target="https://github.com/polinavino/kinase-selectivity-definitions" TargetMode="External"/><Relationship Id="rId17" Type="http://schemas.openxmlformats.org/officeDocument/2006/relationships/hyperlink" Target="https://doi.org/10.1186/s12943-018-0804-2" TargetMode="External"/><Relationship Id="rId16" Type="http://schemas.openxmlformats.org/officeDocument/2006/relationships/hyperlink" Target="https://doi.org/10.1126/science.1075762" TargetMode="External"/><Relationship Id="rId19" Type="http://schemas.openxmlformats.org/officeDocument/2006/relationships/hyperlink" Target="https://doi.org/10.1186/1471-2105-12-94" TargetMode="External"/><Relationship Id="rId18" Type="http://schemas.openxmlformats.org/officeDocument/2006/relationships/hyperlink" Target="https://doi.org/10.1038/nbt13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Kinase inhibitor selectivity is quantified using several competing definitions – S-score, selectivity entropy, Gini coefficient, and ratio-based measures, which are applied interchangeably without justification. Across four profiling datasets spanning three assay technologies (68-704 compounds each), we show these definitions cluster into two families measuring different properties (cross-family r = 0.14-0.62),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show that no existing definition satisfies all four, and propose a measure that does and recovers its full-panel ranking from about half a panel.</vt:lpwstr>
  </property>
  <property fmtid="{D5CDD505-2E9C-101B-9397-08002B2CF9AE}" pid="3" name="bibliography">
    <vt:lpwstr>references.bib</vt:lpwstr>
  </property>
  <property fmtid="{D5CDD505-2E9C-101B-9397-08002B2CF9AE}" pid="4" name="csl">
    <vt:lpwstr>/usr/local/texlive/2024/texmf-dist/tex/latex/citation-style-language/styles/nature.csl</vt:lpwstr>
  </property>
  <property fmtid="{D5CDD505-2E9C-101B-9397-08002B2CF9AE}" pid="5" name="reference-section-title">
    <vt:lpwstr>References</vt:lpwstr>
  </property>
</Properties>
</file>